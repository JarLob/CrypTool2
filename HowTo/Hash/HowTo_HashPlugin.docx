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47FE" w:rsidRPr="00162BF1" w:rsidRDefault="007F47FE" w:rsidP="00D00ABF">
      <w:pPr>
        <w:pStyle w:val="Titel"/>
        <w:rPr>
          <w:lang w:val="en-US"/>
        </w:rPr>
      </w:pPr>
      <w:bookmarkStart w:id="0" w:name="_Toc191747008"/>
      <w:bookmarkStart w:id="1" w:name="_Toc234921593"/>
      <w:r w:rsidRPr="00F9437E">
        <w:rPr>
          <w:lang w:val="en-US"/>
        </w:rPr>
        <w:t xml:space="preserve">HowTo – </w:t>
      </w:r>
      <w:r>
        <w:rPr>
          <w:lang w:val="en-US"/>
        </w:rPr>
        <w:t xml:space="preserve">Create a </w:t>
      </w:r>
      <w:r w:rsidRPr="00F9437E">
        <w:rPr>
          <w:lang w:val="en-US"/>
        </w:rPr>
        <w:t>Hash-Plugin</w:t>
      </w:r>
      <w:r w:rsidR="00D87D86">
        <w:rPr>
          <w:lang w:val="en-US"/>
        </w:rPr>
        <w:t xml:space="preserve"> for CrypT</w:t>
      </w:r>
      <w:r>
        <w:rPr>
          <w:lang w:val="en-US"/>
        </w:rPr>
        <w:t>ool 2.0</w:t>
      </w:r>
      <w:r>
        <w:rPr>
          <w:lang w:val="en-US"/>
        </w:rPr>
        <w:br/>
        <w:t>using Visual Studio 2008</w:t>
      </w:r>
      <w:bookmarkEnd w:id="0"/>
      <w:bookmarkEnd w:id="1"/>
    </w:p>
    <w:p w:rsidR="007F47FE" w:rsidRDefault="007F47FE">
      <w:pPr>
        <w:rPr>
          <w:lang w:val="en-US"/>
        </w:rPr>
      </w:pPr>
    </w:p>
    <w:p w:rsidR="007F47FE" w:rsidRDefault="007F47FE" w:rsidP="007D0F47">
      <w:pPr>
        <w:rPr>
          <w:lang w:val="en-US"/>
        </w:rPr>
      </w:pPr>
      <w:r>
        <w:rPr>
          <w:lang w:val="en-US"/>
        </w:rPr>
        <w:t>This document is dedicated for the</w:t>
      </w:r>
      <w:r w:rsidR="00A55755">
        <w:rPr>
          <w:lang w:val="en-US"/>
        </w:rPr>
        <w:t xml:space="preserve"> source code</w:t>
      </w:r>
      <w:r>
        <w:rPr>
          <w:lang w:val="en-US"/>
        </w:rPr>
        <w:t xml:space="preserve"> developer of a plugin for the e-learning program Cryp</w:t>
      </w:r>
      <w:r w:rsidR="00D87D86">
        <w:rPr>
          <w:lang w:val="en-US"/>
        </w:rPr>
        <w:t>T</w:t>
      </w:r>
      <w:r>
        <w:rPr>
          <w:lang w:val="en-US"/>
        </w:rPr>
        <w:t>ool 2.0.</w:t>
      </w:r>
      <w:r>
        <w:rPr>
          <w:lang w:val="en-US"/>
        </w:rPr>
        <w:br/>
        <w:t xml:space="preserve">It describes step-by-step how you can create a new plugin </w:t>
      </w:r>
      <w:r w:rsidR="00A55755">
        <w:rPr>
          <w:lang w:val="en-US"/>
        </w:rPr>
        <w:t>with Microsoft Visual Studio 2008</w:t>
      </w:r>
      <w:r>
        <w:rPr>
          <w:lang w:val="en-US"/>
        </w:rPr>
        <w:t>.</w:t>
      </w:r>
    </w:p>
    <w:p w:rsidR="007F47FE" w:rsidRDefault="007F47FE">
      <w:pPr>
        <w:rPr>
          <w:lang w:val="en-US"/>
        </w:rPr>
      </w:pPr>
      <w:r>
        <w:rPr>
          <w:lang w:val="en-US"/>
        </w:rPr>
        <w:t xml:space="preserve">How this can be done is described in this document, building a sample plugin which delivers the functionality for a “new” </w:t>
      </w:r>
      <w:r w:rsidRPr="00524B81">
        <w:rPr>
          <w:b/>
          <w:bCs/>
          <w:lang w:val="en-US"/>
        </w:rPr>
        <w:t>hash algorithm</w:t>
      </w:r>
      <w:r>
        <w:rPr>
          <w:lang w:val="en-US"/>
        </w:rPr>
        <w:t>.</w:t>
      </w:r>
    </w:p>
    <w:p w:rsidR="007F47FE" w:rsidRDefault="007F47FE">
      <w:pPr>
        <w:rPr>
          <w:lang w:val="en-US"/>
        </w:rPr>
      </w:pPr>
      <w:r>
        <w:rPr>
          <w:lang w:val="en-US"/>
        </w:rPr>
        <w:t>The new plugin contains the according hash code and offer</w:t>
      </w:r>
      <w:r w:rsidR="006814BC">
        <w:rPr>
          <w:lang w:val="en-US"/>
        </w:rPr>
        <w:t>s its functionality to the CrypT</w:t>
      </w:r>
      <w:r>
        <w:rPr>
          <w:lang w:val="en-US"/>
        </w:rPr>
        <w:t xml:space="preserve">ool application using the interface “IHash” from the </w:t>
      </w:r>
      <w:r w:rsidR="0006014F">
        <w:rPr>
          <w:lang w:val="en-US"/>
        </w:rPr>
        <w:t>“Cryptool.</w:t>
      </w:r>
      <w:r>
        <w:rPr>
          <w:lang w:val="en-US"/>
        </w:rPr>
        <w:t>CrypPluginBase</w:t>
      </w:r>
      <w:r w:rsidR="0006014F">
        <w:rPr>
          <w:lang w:val="en-US"/>
        </w:rPr>
        <w:t>.Cryptography”</w:t>
      </w:r>
      <w:r w:rsidR="00256A1A">
        <w:rPr>
          <w:lang w:val="en-US"/>
        </w:rPr>
        <w:t xml:space="preserve"> class</w:t>
      </w:r>
      <w:r>
        <w:rPr>
          <w:lang w:val="en-US"/>
        </w:rPr>
        <w:t>.</w:t>
      </w:r>
      <w:r>
        <w:rPr>
          <w:lang w:val="en-US"/>
        </w:rPr>
        <w:br/>
        <w:t>Additionally it delivers the according controls (like buttons, text boxes) and information to the TaskPane</w:t>
      </w:r>
      <w:r w:rsidR="005B5336">
        <w:rPr>
          <w:lang w:val="en-US"/>
        </w:rPr>
        <w:t xml:space="preserve"> and the ContextMenu</w:t>
      </w:r>
      <w:r>
        <w:rPr>
          <w:lang w:val="en-US"/>
        </w:rPr>
        <w:t xml:space="preserve">  (icon, caption, descriptions).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304"/>
      </w:tblGrid>
      <w:tr w:rsidR="007F47FE" w:rsidRPr="00BE4508">
        <w:tc>
          <w:tcPr>
            <w:tcW w:w="1908" w:type="dxa"/>
          </w:tcPr>
          <w:p w:rsidR="007F47FE" w:rsidRPr="00684B5C" w:rsidRDefault="007F47FE" w:rsidP="00684B5C">
            <w:pPr>
              <w:spacing w:after="60"/>
              <w:rPr>
                <w:lang w:val="en-US"/>
              </w:rPr>
            </w:pPr>
            <w:r w:rsidRPr="00684B5C">
              <w:rPr>
                <w:lang w:val="en-US"/>
              </w:rPr>
              <w:t>Author</w:t>
            </w:r>
            <w:r w:rsidR="00CA4009">
              <w:rPr>
                <w:lang w:val="en-US"/>
              </w:rPr>
              <w:t>s</w:t>
            </w:r>
            <w:r w:rsidRPr="00684B5C">
              <w:rPr>
                <w:lang w:val="en-US"/>
              </w:rPr>
              <w:t>:</w:t>
            </w:r>
          </w:p>
        </w:tc>
        <w:tc>
          <w:tcPr>
            <w:tcW w:w="7304" w:type="dxa"/>
          </w:tcPr>
          <w:p w:rsidR="007F47FE" w:rsidRPr="00684B5C" w:rsidRDefault="007F47FE" w:rsidP="00684B5C">
            <w:pPr>
              <w:spacing w:after="60"/>
              <w:rPr>
                <w:lang w:val="en-US"/>
              </w:rPr>
            </w:pPr>
            <w:r w:rsidRPr="00684B5C">
              <w:rPr>
                <w:lang w:val="en-US"/>
              </w:rPr>
              <w:t>Sebastian Przybylski</w:t>
            </w:r>
            <w:r w:rsidR="00A6704B">
              <w:rPr>
                <w:lang w:val="en-US"/>
              </w:rPr>
              <w:t>, Matthäus Wander</w:t>
            </w:r>
          </w:p>
        </w:tc>
      </w:tr>
      <w:tr w:rsidR="007F47FE" w:rsidRPr="00BE4508">
        <w:tc>
          <w:tcPr>
            <w:tcW w:w="1908" w:type="dxa"/>
          </w:tcPr>
          <w:p w:rsidR="007F47FE" w:rsidRPr="00684B5C" w:rsidRDefault="007F47FE" w:rsidP="00684B5C">
            <w:pPr>
              <w:spacing w:after="60"/>
              <w:rPr>
                <w:lang w:val="en-US"/>
              </w:rPr>
            </w:pPr>
            <w:r w:rsidRPr="00684B5C">
              <w:rPr>
                <w:lang w:val="en-US"/>
              </w:rPr>
              <w:t>Date:</w:t>
            </w:r>
          </w:p>
        </w:tc>
        <w:tc>
          <w:tcPr>
            <w:tcW w:w="7304" w:type="dxa"/>
          </w:tcPr>
          <w:p w:rsidR="007F47FE" w:rsidRPr="00684B5C" w:rsidRDefault="00A6704B" w:rsidP="00101E34">
            <w:pPr>
              <w:spacing w:after="60"/>
              <w:rPr>
                <w:lang w:val="en-US"/>
              </w:rPr>
            </w:pPr>
            <w:r>
              <w:rPr>
                <w:lang w:val="en-US"/>
              </w:rPr>
              <w:t>2009-07-08</w:t>
            </w:r>
          </w:p>
        </w:tc>
      </w:tr>
      <w:tr w:rsidR="007F47FE" w:rsidRPr="00BE4508">
        <w:tc>
          <w:tcPr>
            <w:tcW w:w="1908" w:type="dxa"/>
          </w:tcPr>
          <w:p w:rsidR="007F47FE" w:rsidRPr="00684B5C" w:rsidRDefault="007F47FE" w:rsidP="00684B5C">
            <w:pPr>
              <w:spacing w:after="60"/>
              <w:rPr>
                <w:lang w:val="en-US"/>
              </w:rPr>
            </w:pPr>
            <w:r w:rsidRPr="00684B5C">
              <w:rPr>
                <w:lang w:val="en-US"/>
              </w:rPr>
              <w:t>Version:</w:t>
            </w:r>
          </w:p>
        </w:tc>
        <w:tc>
          <w:tcPr>
            <w:tcW w:w="7304" w:type="dxa"/>
          </w:tcPr>
          <w:p w:rsidR="007F47FE" w:rsidRPr="00684B5C" w:rsidRDefault="007F47FE" w:rsidP="006814BC">
            <w:pPr>
              <w:spacing w:after="60"/>
              <w:rPr>
                <w:lang w:val="en-US"/>
              </w:rPr>
            </w:pPr>
            <w:r w:rsidRPr="00684B5C">
              <w:rPr>
                <w:lang w:val="en-US"/>
              </w:rPr>
              <w:t>0.9</w:t>
            </w:r>
            <w:r w:rsidR="0059052A">
              <w:rPr>
                <w:lang w:val="en-US"/>
              </w:rPr>
              <w:t>.</w:t>
            </w:r>
            <w:r w:rsidR="00A6704B">
              <w:rPr>
                <w:lang w:val="en-US"/>
              </w:rPr>
              <w:t>5</w:t>
            </w:r>
          </w:p>
        </w:tc>
      </w:tr>
      <w:tr w:rsidR="007F47FE" w:rsidRPr="00BE4508">
        <w:tc>
          <w:tcPr>
            <w:tcW w:w="1908" w:type="dxa"/>
          </w:tcPr>
          <w:p w:rsidR="007F47FE" w:rsidRPr="00684B5C" w:rsidRDefault="007F47FE" w:rsidP="00684B5C">
            <w:pPr>
              <w:spacing w:after="60"/>
              <w:rPr>
                <w:lang w:val="en-US"/>
              </w:rPr>
            </w:pPr>
            <w:r w:rsidRPr="00684B5C">
              <w:rPr>
                <w:lang w:val="en-US"/>
              </w:rPr>
              <w:t>Reviewed by:</w:t>
            </w:r>
          </w:p>
        </w:tc>
        <w:tc>
          <w:tcPr>
            <w:tcW w:w="7304" w:type="dxa"/>
          </w:tcPr>
          <w:p w:rsidR="007F47FE" w:rsidRPr="00684B5C" w:rsidRDefault="007F47FE" w:rsidP="00684B5C">
            <w:pPr>
              <w:spacing w:after="60"/>
              <w:rPr>
                <w:lang w:val="en-US"/>
              </w:rPr>
            </w:pPr>
          </w:p>
        </w:tc>
      </w:tr>
    </w:tbl>
    <w:p w:rsidR="00E00570" w:rsidRDefault="00E00570" w:rsidP="00E00570">
      <w:pPr>
        <w:spacing w:after="60"/>
        <w:rPr>
          <w:lang w:val="en-US"/>
        </w:rPr>
      </w:pPr>
    </w:p>
    <w:p w:rsidR="00E00570" w:rsidRDefault="00E00570" w:rsidP="00E00570">
      <w:pPr>
        <w:spacing w:after="60"/>
        <w:rPr>
          <w:lang w:val="en-US"/>
        </w:rPr>
      </w:pPr>
    </w:p>
    <w:p w:rsidR="00E00570" w:rsidRDefault="00B972DA" w:rsidP="00E00570">
      <w:pPr>
        <w:spacing w:after="0" w:line="240" w:lineRule="auto"/>
        <w:rPr>
          <w:sz w:val="32"/>
          <w:szCs w:val="32"/>
          <w:lang w:val="en-US"/>
        </w:rPr>
      </w:pPr>
      <w:r>
        <w:rPr>
          <w:sz w:val="32"/>
          <w:szCs w:val="32"/>
          <w:lang w:val="en-US"/>
        </w:rPr>
        <w:br w:type="page"/>
      </w:r>
      <w:r w:rsidR="007F47FE" w:rsidRPr="002C191D">
        <w:rPr>
          <w:sz w:val="32"/>
          <w:szCs w:val="32"/>
          <w:lang w:val="en-US"/>
        </w:rPr>
        <w:lastRenderedPageBreak/>
        <w:t>Content</w:t>
      </w:r>
    </w:p>
    <w:p w:rsidR="002E5EE8" w:rsidRDefault="00EB15B4">
      <w:pPr>
        <w:pStyle w:val="Verzeichnis1"/>
        <w:tabs>
          <w:tab w:val="right" w:leader="dot" w:pos="9062"/>
        </w:tabs>
        <w:rPr>
          <w:rFonts w:asciiTheme="minorHAnsi" w:eastAsiaTheme="minorEastAsia" w:hAnsiTheme="minorHAnsi" w:cstheme="minorBidi"/>
          <w:noProof/>
          <w:lang w:eastAsia="de-DE"/>
        </w:rPr>
      </w:pPr>
      <w:r>
        <w:rPr>
          <w:lang w:val="en-US"/>
        </w:rPr>
        <w:fldChar w:fldCharType="begin"/>
      </w:r>
      <w:r w:rsidR="007F47FE">
        <w:rPr>
          <w:lang w:val="en-US"/>
        </w:rPr>
        <w:instrText xml:space="preserve"> TOC \o "1-3" \h \z \u </w:instrText>
      </w:r>
      <w:r>
        <w:rPr>
          <w:lang w:val="en-US"/>
        </w:rPr>
        <w:fldChar w:fldCharType="separate"/>
      </w:r>
      <w:hyperlink w:anchor="_Toc234921593" w:history="1">
        <w:r w:rsidR="002E5EE8" w:rsidRPr="00A3216F">
          <w:rPr>
            <w:rStyle w:val="Hyperlink"/>
            <w:noProof/>
            <w:lang w:val="en-US"/>
          </w:rPr>
          <w:t>HowTo – Create a Hash-Plugin for CrypTool 2.0 using Visual Studio 2008</w:t>
        </w:r>
        <w:r w:rsidR="002E5EE8">
          <w:rPr>
            <w:noProof/>
            <w:webHidden/>
          </w:rPr>
          <w:tab/>
        </w:r>
        <w:r w:rsidR="002E5EE8">
          <w:rPr>
            <w:noProof/>
            <w:webHidden/>
          </w:rPr>
          <w:fldChar w:fldCharType="begin"/>
        </w:r>
        <w:r w:rsidR="002E5EE8">
          <w:rPr>
            <w:noProof/>
            <w:webHidden/>
          </w:rPr>
          <w:instrText xml:space="preserve"> PAGEREF _Toc234921593 \h </w:instrText>
        </w:r>
        <w:r w:rsidR="002E5EE8">
          <w:rPr>
            <w:noProof/>
            <w:webHidden/>
          </w:rPr>
        </w:r>
        <w:r w:rsidR="002E5EE8">
          <w:rPr>
            <w:noProof/>
            <w:webHidden/>
          </w:rPr>
          <w:fldChar w:fldCharType="separate"/>
        </w:r>
        <w:r w:rsidR="002E5EE8">
          <w:rPr>
            <w:noProof/>
            <w:webHidden/>
          </w:rPr>
          <w:t>1</w:t>
        </w:r>
        <w:r w:rsidR="002E5EE8">
          <w:rPr>
            <w:noProof/>
            <w:webHidden/>
          </w:rPr>
          <w:fldChar w:fldCharType="end"/>
        </w:r>
      </w:hyperlink>
    </w:p>
    <w:p w:rsidR="002E5EE8" w:rsidRDefault="002E5EE8">
      <w:pPr>
        <w:pStyle w:val="Verzeichnis1"/>
        <w:tabs>
          <w:tab w:val="left" w:pos="440"/>
          <w:tab w:val="right" w:leader="dot" w:pos="9062"/>
        </w:tabs>
        <w:rPr>
          <w:rFonts w:asciiTheme="minorHAnsi" w:eastAsiaTheme="minorEastAsia" w:hAnsiTheme="minorHAnsi" w:cstheme="minorBidi"/>
          <w:noProof/>
          <w:lang w:eastAsia="de-DE"/>
        </w:rPr>
      </w:pPr>
      <w:hyperlink w:anchor="_Toc234921594" w:history="1">
        <w:r w:rsidRPr="00A3216F">
          <w:rPr>
            <w:rStyle w:val="Hyperlink"/>
            <w:noProof/>
            <w:lang w:val="en-US"/>
          </w:rPr>
          <w:t>1.</w:t>
        </w:r>
        <w:r>
          <w:rPr>
            <w:rFonts w:asciiTheme="minorHAnsi" w:eastAsiaTheme="minorEastAsia" w:hAnsiTheme="minorHAnsi" w:cstheme="minorBidi"/>
            <w:noProof/>
            <w:lang w:eastAsia="de-DE"/>
          </w:rPr>
          <w:tab/>
        </w:r>
        <w:r w:rsidRPr="00A3216F">
          <w:rPr>
            <w:rStyle w:val="Hyperlink"/>
            <w:noProof/>
            <w:lang w:val="en-US"/>
          </w:rPr>
          <w:t>Create a new project in VS2008 for your plugin</w:t>
        </w:r>
        <w:r>
          <w:rPr>
            <w:noProof/>
            <w:webHidden/>
          </w:rPr>
          <w:tab/>
        </w:r>
        <w:r>
          <w:rPr>
            <w:noProof/>
            <w:webHidden/>
          </w:rPr>
          <w:fldChar w:fldCharType="begin"/>
        </w:r>
        <w:r>
          <w:rPr>
            <w:noProof/>
            <w:webHidden/>
          </w:rPr>
          <w:instrText xml:space="preserve"> PAGEREF _Toc234921594 \h </w:instrText>
        </w:r>
        <w:r>
          <w:rPr>
            <w:noProof/>
            <w:webHidden/>
          </w:rPr>
        </w:r>
        <w:r>
          <w:rPr>
            <w:noProof/>
            <w:webHidden/>
          </w:rPr>
          <w:fldChar w:fldCharType="separate"/>
        </w:r>
        <w:r>
          <w:rPr>
            <w:noProof/>
            <w:webHidden/>
          </w:rPr>
          <w:t>3</w:t>
        </w:r>
        <w:r>
          <w:rPr>
            <w:noProof/>
            <w:webHidden/>
          </w:rPr>
          <w:fldChar w:fldCharType="end"/>
        </w:r>
      </w:hyperlink>
    </w:p>
    <w:p w:rsidR="002E5EE8" w:rsidRDefault="002E5EE8">
      <w:pPr>
        <w:pStyle w:val="Verzeichnis1"/>
        <w:tabs>
          <w:tab w:val="left" w:pos="440"/>
          <w:tab w:val="right" w:leader="dot" w:pos="9062"/>
        </w:tabs>
        <w:rPr>
          <w:rFonts w:asciiTheme="minorHAnsi" w:eastAsiaTheme="minorEastAsia" w:hAnsiTheme="minorHAnsi" w:cstheme="minorBidi"/>
          <w:noProof/>
          <w:lang w:eastAsia="de-DE"/>
        </w:rPr>
      </w:pPr>
      <w:hyperlink w:anchor="_Toc234921595" w:history="1">
        <w:r w:rsidRPr="00A3216F">
          <w:rPr>
            <w:rStyle w:val="Hyperlink"/>
            <w:noProof/>
            <w:lang w:val="en-US"/>
          </w:rPr>
          <w:t>2.</w:t>
        </w:r>
        <w:r>
          <w:rPr>
            <w:rFonts w:asciiTheme="minorHAnsi" w:eastAsiaTheme="minorEastAsia" w:hAnsiTheme="minorHAnsi" w:cstheme="minorBidi"/>
            <w:noProof/>
            <w:lang w:eastAsia="de-DE"/>
          </w:rPr>
          <w:tab/>
        </w:r>
        <w:r w:rsidRPr="00A3216F">
          <w:rPr>
            <w:rStyle w:val="Hyperlink"/>
            <w:noProof/>
            <w:lang w:val="en-US"/>
          </w:rPr>
          <w:t>Select the interface, your plugin wants to serve</w:t>
        </w:r>
        <w:r>
          <w:rPr>
            <w:noProof/>
            <w:webHidden/>
          </w:rPr>
          <w:tab/>
        </w:r>
        <w:r>
          <w:rPr>
            <w:noProof/>
            <w:webHidden/>
          </w:rPr>
          <w:fldChar w:fldCharType="begin"/>
        </w:r>
        <w:r>
          <w:rPr>
            <w:noProof/>
            <w:webHidden/>
          </w:rPr>
          <w:instrText xml:space="preserve"> PAGEREF _Toc234921595 \h </w:instrText>
        </w:r>
        <w:r>
          <w:rPr>
            <w:noProof/>
            <w:webHidden/>
          </w:rPr>
        </w:r>
        <w:r>
          <w:rPr>
            <w:noProof/>
            <w:webHidden/>
          </w:rPr>
          <w:fldChar w:fldCharType="separate"/>
        </w:r>
        <w:r>
          <w:rPr>
            <w:noProof/>
            <w:webHidden/>
          </w:rPr>
          <w:t>4</w:t>
        </w:r>
        <w:r>
          <w:rPr>
            <w:noProof/>
            <w:webHidden/>
          </w:rPr>
          <w:fldChar w:fldCharType="end"/>
        </w:r>
      </w:hyperlink>
    </w:p>
    <w:p w:rsidR="002E5EE8" w:rsidRDefault="002E5EE8">
      <w:pPr>
        <w:pStyle w:val="Verzeichnis1"/>
        <w:tabs>
          <w:tab w:val="left" w:pos="440"/>
          <w:tab w:val="right" w:leader="dot" w:pos="9062"/>
        </w:tabs>
        <w:rPr>
          <w:rFonts w:asciiTheme="minorHAnsi" w:eastAsiaTheme="minorEastAsia" w:hAnsiTheme="minorHAnsi" w:cstheme="minorBidi"/>
          <w:noProof/>
          <w:lang w:eastAsia="de-DE"/>
        </w:rPr>
      </w:pPr>
      <w:hyperlink w:anchor="_Toc234921596" w:history="1">
        <w:r w:rsidRPr="00A3216F">
          <w:rPr>
            <w:rStyle w:val="Hyperlink"/>
            <w:noProof/>
            <w:lang w:val="en-US"/>
          </w:rPr>
          <w:t>3.</w:t>
        </w:r>
        <w:r>
          <w:rPr>
            <w:rFonts w:asciiTheme="minorHAnsi" w:eastAsiaTheme="minorEastAsia" w:hAnsiTheme="minorHAnsi" w:cstheme="minorBidi"/>
            <w:noProof/>
            <w:lang w:eastAsia="de-DE"/>
          </w:rPr>
          <w:tab/>
        </w:r>
        <w:r w:rsidRPr="00A3216F">
          <w:rPr>
            <w:rStyle w:val="Hyperlink"/>
            <w:noProof/>
            <w:lang w:val="en-US"/>
          </w:rPr>
          <w:t>Create the classes for the algorithm and for its settings</w:t>
        </w:r>
        <w:r>
          <w:rPr>
            <w:noProof/>
            <w:webHidden/>
          </w:rPr>
          <w:tab/>
        </w:r>
        <w:r>
          <w:rPr>
            <w:noProof/>
            <w:webHidden/>
          </w:rPr>
          <w:fldChar w:fldCharType="begin"/>
        </w:r>
        <w:r>
          <w:rPr>
            <w:noProof/>
            <w:webHidden/>
          </w:rPr>
          <w:instrText xml:space="preserve"> PAGEREF _Toc234921596 \h </w:instrText>
        </w:r>
        <w:r>
          <w:rPr>
            <w:noProof/>
            <w:webHidden/>
          </w:rPr>
        </w:r>
        <w:r>
          <w:rPr>
            <w:noProof/>
            <w:webHidden/>
          </w:rPr>
          <w:fldChar w:fldCharType="separate"/>
        </w:r>
        <w:r>
          <w:rPr>
            <w:noProof/>
            <w:webHidden/>
          </w:rPr>
          <w:t>7</w:t>
        </w:r>
        <w:r>
          <w:rPr>
            <w:noProof/>
            <w:webHidden/>
          </w:rPr>
          <w:fldChar w:fldCharType="end"/>
        </w:r>
      </w:hyperlink>
    </w:p>
    <w:p w:rsidR="002E5EE8" w:rsidRDefault="002E5EE8">
      <w:pPr>
        <w:pStyle w:val="Verzeichnis2"/>
        <w:tabs>
          <w:tab w:val="left" w:pos="880"/>
          <w:tab w:val="right" w:leader="dot" w:pos="9062"/>
        </w:tabs>
        <w:rPr>
          <w:rFonts w:asciiTheme="minorHAnsi" w:eastAsiaTheme="minorEastAsia" w:hAnsiTheme="minorHAnsi" w:cstheme="minorBidi"/>
          <w:noProof/>
          <w:lang w:eastAsia="de-DE"/>
        </w:rPr>
      </w:pPr>
      <w:hyperlink w:anchor="_Toc234921597" w:history="1">
        <w:r w:rsidRPr="00A3216F">
          <w:rPr>
            <w:rStyle w:val="Hyperlink"/>
            <w:noProof/>
            <w:lang w:val="en-GB"/>
          </w:rPr>
          <w:t>3.1</w:t>
        </w:r>
        <w:r>
          <w:rPr>
            <w:rFonts w:asciiTheme="minorHAnsi" w:eastAsiaTheme="minorEastAsia" w:hAnsiTheme="minorHAnsi" w:cstheme="minorBidi"/>
            <w:noProof/>
            <w:lang w:eastAsia="de-DE"/>
          </w:rPr>
          <w:tab/>
        </w:r>
        <w:r w:rsidRPr="00A3216F">
          <w:rPr>
            <w:rStyle w:val="Hyperlink"/>
            <w:noProof/>
            <w:lang w:val="en-GB"/>
          </w:rPr>
          <w:t>Create the class for the algorithm (MD5)</w:t>
        </w:r>
        <w:r>
          <w:rPr>
            <w:noProof/>
            <w:webHidden/>
          </w:rPr>
          <w:tab/>
        </w:r>
        <w:r>
          <w:rPr>
            <w:noProof/>
            <w:webHidden/>
          </w:rPr>
          <w:fldChar w:fldCharType="begin"/>
        </w:r>
        <w:r>
          <w:rPr>
            <w:noProof/>
            <w:webHidden/>
          </w:rPr>
          <w:instrText xml:space="preserve"> PAGEREF _Toc234921597 \h </w:instrText>
        </w:r>
        <w:r>
          <w:rPr>
            <w:noProof/>
            <w:webHidden/>
          </w:rPr>
        </w:r>
        <w:r>
          <w:rPr>
            <w:noProof/>
            <w:webHidden/>
          </w:rPr>
          <w:fldChar w:fldCharType="separate"/>
        </w:r>
        <w:r>
          <w:rPr>
            <w:noProof/>
            <w:webHidden/>
          </w:rPr>
          <w:t>7</w:t>
        </w:r>
        <w:r>
          <w:rPr>
            <w:noProof/>
            <w:webHidden/>
          </w:rPr>
          <w:fldChar w:fldCharType="end"/>
        </w:r>
      </w:hyperlink>
    </w:p>
    <w:p w:rsidR="002E5EE8" w:rsidRDefault="002E5EE8">
      <w:pPr>
        <w:pStyle w:val="Verzeichnis2"/>
        <w:tabs>
          <w:tab w:val="left" w:pos="880"/>
          <w:tab w:val="right" w:leader="dot" w:pos="9062"/>
        </w:tabs>
        <w:rPr>
          <w:rFonts w:asciiTheme="minorHAnsi" w:eastAsiaTheme="minorEastAsia" w:hAnsiTheme="minorHAnsi" w:cstheme="minorBidi"/>
          <w:noProof/>
          <w:lang w:eastAsia="de-DE"/>
        </w:rPr>
      </w:pPr>
      <w:hyperlink w:anchor="_Toc234921598" w:history="1">
        <w:r w:rsidRPr="00A3216F">
          <w:rPr>
            <w:rStyle w:val="Hyperlink"/>
            <w:noProof/>
            <w:lang w:val="en-GB"/>
          </w:rPr>
          <w:t>3.2</w:t>
        </w:r>
        <w:r>
          <w:rPr>
            <w:rFonts w:asciiTheme="minorHAnsi" w:eastAsiaTheme="minorEastAsia" w:hAnsiTheme="minorHAnsi" w:cstheme="minorBidi"/>
            <w:noProof/>
            <w:lang w:eastAsia="de-DE"/>
          </w:rPr>
          <w:tab/>
        </w:r>
        <w:r w:rsidRPr="00A3216F">
          <w:rPr>
            <w:rStyle w:val="Hyperlink"/>
            <w:noProof/>
            <w:lang w:val="en-GB"/>
          </w:rPr>
          <w:t>Create the class for the settings (MD5Settings)</w:t>
        </w:r>
        <w:r>
          <w:rPr>
            <w:noProof/>
            <w:webHidden/>
          </w:rPr>
          <w:tab/>
        </w:r>
        <w:r>
          <w:rPr>
            <w:noProof/>
            <w:webHidden/>
          </w:rPr>
          <w:fldChar w:fldCharType="begin"/>
        </w:r>
        <w:r>
          <w:rPr>
            <w:noProof/>
            <w:webHidden/>
          </w:rPr>
          <w:instrText xml:space="preserve"> PAGEREF _Toc234921598 \h </w:instrText>
        </w:r>
        <w:r>
          <w:rPr>
            <w:noProof/>
            <w:webHidden/>
          </w:rPr>
        </w:r>
        <w:r>
          <w:rPr>
            <w:noProof/>
            <w:webHidden/>
          </w:rPr>
          <w:fldChar w:fldCharType="separate"/>
        </w:r>
        <w:r>
          <w:rPr>
            <w:noProof/>
            <w:webHidden/>
          </w:rPr>
          <w:t>9</w:t>
        </w:r>
        <w:r>
          <w:rPr>
            <w:noProof/>
            <w:webHidden/>
          </w:rPr>
          <w:fldChar w:fldCharType="end"/>
        </w:r>
      </w:hyperlink>
    </w:p>
    <w:p w:rsidR="002E5EE8" w:rsidRDefault="002E5EE8">
      <w:pPr>
        <w:pStyle w:val="Verzeichnis2"/>
        <w:tabs>
          <w:tab w:val="left" w:pos="880"/>
          <w:tab w:val="right" w:leader="dot" w:pos="9062"/>
        </w:tabs>
        <w:rPr>
          <w:rFonts w:asciiTheme="minorHAnsi" w:eastAsiaTheme="minorEastAsia" w:hAnsiTheme="minorHAnsi" w:cstheme="minorBidi"/>
          <w:noProof/>
          <w:lang w:eastAsia="de-DE"/>
        </w:rPr>
      </w:pPr>
      <w:hyperlink w:anchor="_Toc234921599" w:history="1">
        <w:r w:rsidRPr="00A3216F">
          <w:rPr>
            <w:rStyle w:val="Hyperlink"/>
            <w:noProof/>
            <w:lang w:val="en-GB"/>
          </w:rPr>
          <w:t>3.3</w:t>
        </w:r>
        <w:r>
          <w:rPr>
            <w:rFonts w:asciiTheme="minorHAnsi" w:eastAsiaTheme="minorEastAsia" w:hAnsiTheme="minorHAnsi" w:cstheme="minorBidi"/>
            <w:noProof/>
            <w:lang w:eastAsia="de-DE"/>
          </w:rPr>
          <w:tab/>
        </w:r>
        <w:r w:rsidRPr="00A3216F">
          <w:rPr>
            <w:rStyle w:val="Hyperlink"/>
            <w:noProof/>
            <w:lang w:val="en-GB"/>
          </w:rPr>
          <w:t>Add namespace for the class MD5 and the place from where to inherit</w:t>
        </w:r>
        <w:r>
          <w:rPr>
            <w:noProof/>
            <w:webHidden/>
          </w:rPr>
          <w:tab/>
        </w:r>
        <w:r>
          <w:rPr>
            <w:noProof/>
            <w:webHidden/>
          </w:rPr>
          <w:fldChar w:fldCharType="begin"/>
        </w:r>
        <w:r>
          <w:rPr>
            <w:noProof/>
            <w:webHidden/>
          </w:rPr>
          <w:instrText xml:space="preserve"> PAGEREF _Toc234921599 \h </w:instrText>
        </w:r>
        <w:r>
          <w:rPr>
            <w:noProof/>
            <w:webHidden/>
          </w:rPr>
        </w:r>
        <w:r>
          <w:rPr>
            <w:noProof/>
            <w:webHidden/>
          </w:rPr>
          <w:fldChar w:fldCharType="separate"/>
        </w:r>
        <w:r>
          <w:rPr>
            <w:noProof/>
            <w:webHidden/>
          </w:rPr>
          <w:t>10</w:t>
        </w:r>
        <w:r>
          <w:rPr>
            <w:noProof/>
            <w:webHidden/>
          </w:rPr>
          <w:fldChar w:fldCharType="end"/>
        </w:r>
      </w:hyperlink>
    </w:p>
    <w:p w:rsidR="002E5EE8" w:rsidRDefault="002E5EE8">
      <w:pPr>
        <w:pStyle w:val="Verzeichnis2"/>
        <w:tabs>
          <w:tab w:val="left" w:pos="880"/>
          <w:tab w:val="right" w:leader="dot" w:pos="9062"/>
        </w:tabs>
        <w:rPr>
          <w:rFonts w:asciiTheme="minorHAnsi" w:eastAsiaTheme="minorEastAsia" w:hAnsiTheme="minorHAnsi" w:cstheme="minorBidi"/>
          <w:noProof/>
          <w:lang w:eastAsia="de-DE"/>
        </w:rPr>
      </w:pPr>
      <w:hyperlink w:anchor="_Toc234921600" w:history="1">
        <w:r w:rsidRPr="00A3216F">
          <w:rPr>
            <w:rStyle w:val="Hyperlink"/>
            <w:noProof/>
            <w:lang w:val="en-GB"/>
          </w:rPr>
          <w:t>3.4</w:t>
        </w:r>
        <w:r>
          <w:rPr>
            <w:rFonts w:asciiTheme="minorHAnsi" w:eastAsiaTheme="minorEastAsia" w:hAnsiTheme="minorHAnsi" w:cstheme="minorBidi"/>
            <w:noProof/>
            <w:lang w:eastAsia="de-DE"/>
          </w:rPr>
          <w:tab/>
        </w:r>
        <w:r w:rsidRPr="00A3216F">
          <w:rPr>
            <w:rStyle w:val="Hyperlink"/>
            <w:noProof/>
            <w:lang w:val="en-GB"/>
          </w:rPr>
          <w:t>Add the interface functions for the class MD5</w:t>
        </w:r>
        <w:r>
          <w:rPr>
            <w:noProof/>
            <w:webHidden/>
          </w:rPr>
          <w:tab/>
        </w:r>
        <w:r>
          <w:rPr>
            <w:noProof/>
            <w:webHidden/>
          </w:rPr>
          <w:fldChar w:fldCharType="begin"/>
        </w:r>
        <w:r>
          <w:rPr>
            <w:noProof/>
            <w:webHidden/>
          </w:rPr>
          <w:instrText xml:space="preserve"> PAGEREF _Toc234921600 \h </w:instrText>
        </w:r>
        <w:r>
          <w:rPr>
            <w:noProof/>
            <w:webHidden/>
          </w:rPr>
        </w:r>
        <w:r>
          <w:rPr>
            <w:noProof/>
            <w:webHidden/>
          </w:rPr>
          <w:fldChar w:fldCharType="separate"/>
        </w:r>
        <w:r>
          <w:rPr>
            <w:noProof/>
            <w:webHidden/>
          </w:rPr>
          <w:t>11</w:t>
        </w:r>
        <w:r>
          <w:rPr>
            <w:noProof/>
            <w:webHidden/>
          </w:rPr>
          <w:fldChar w:fldCharType="end"/>
        </w:r>
      </w:hyperlink>
    </w:p>
    <w:p w:rsidR="002E5EE8" w:rsidRDefault="002E5EE8">
      <w:pPr>
        <w:pStyle w:val="Verzeichnis2"/>
        <w:tabs>
          <w:tab w:val="left" w:pos="880"/>
          <w:tab w:val="right" w:leader="dot" w:pos="9062"/>
        </w:tabs>
        <w:rPr>
          <w:rFonts w:asciiTheme="minorHAnsi" w:eastAsiaTheme="minorEastAsia" w:hAnsiTheme="minorHAnsi" w:cstheme="minorBidi"/>
          <w:noProof/>
          <w:lang w:eastAsia="de-DE"/>
        </w:rPr>
      </w:pPr>
      <w:hyperlink w:anchor="_Toc234921601" w:history="1">
        <w:r w:rsidRPr="00A3216F">
          <w:rPr>
            <w:rStyle w:val="Hyperlink"/>
            <w:noProof/>
            <w:lang w:val="en-GB"/>
          </w:rPr>
          <w:t>3.5</w:t>
        </w:r>
        <w:r>
          <w:rPr>
            <w:rFonts w:asciiTheme="minorHAnsi" w:eastAsiaTheme="minorEastAsia" w:hAnsiTheme="minorHAnsi" w:cstheme="minorBidi"/>
            <w:noProof/>
            <w:lang w:eastAsia="de-DE"/>
          </w:rPr>
          <w:tab/>
        </w:r>
        <w:r w:rsidRPr="00A3216F">
          <w:rPr>
            <w:rStyle w:val="Hyperlink"/>
            <w:noProof/>
            <w:lang w:val="en-GB"/>
          </w:rPr>
          <w:t>Add namespace and interfaces for the class MD5Settings</w:t>
        </w:r>
        <w:r>
          <w:rPr>
            <w:noProof/>
            <w:webHidden/>
          </w:rPr>
          <w:tab/>
        </w:r>
        <w:r>
          <w:rPr>
            <w:noProof/>
            <w:webHidden/>
          </w:rPr>
          <w:fldChar w:fldCharType="begin"/>
        </w:r>
        <w:r>
          <w:rPr>
            <w:noProof/>
            <w:webHidden/>
          </w:rPr>
          <w:instrText xml:space="preserve"> PAGEREF _Toc234921601 \h </w:instrText>
        </w:r>
        <w:r>
          <w:rPr>
            <w:noProof/>
            <w:webHidden/>
          </w:rPr>
        </w:r>
        <w:r>
          <w:rPr>
            <w:noProof/>
            <w:webHidden/>
          </w:rPr>
          <w:fldChar w:fldCharType="separate"/>
        </w:r>
        <w:r>
          <w:rPr>
            <w:noProof/>
            <w:webHidden/>
          </w:rPr>
          <w:t>13</w:t>
        </w:r>
        <w:r>
          <w:rPr>
            <w:noProof/>
            <w:webHidden/>
          </w:rPr>
          <w:fldChar w:fldCharType="end"/>
        </w:r>
      </w:hyperlink>
    </w:p>
    <w:p w:rsidR="002E5EE8" w:rsidRDefault="002E5EE8">
      <w:pPr>
        <w:pStyle w:val="Verzeichnis2"/>
        <w:tabs>
          <w:tab w:val="left" w:pos="880"/>
          <w:tab w:val="right" w:leader="dot" w:pos="9062"/>
        </w:tabs>
        <w:rPr>
          <w:rFonts w:asciiTheme="minorHAnsi" w:eastAsiaTheme="minorEastAsia" w:hAnsiTheme="minorHAnsi" w:cstheme="minorBidi"/>
          <w:noProof/>
          <w:lang w:eastAsia="de-DE"/>
        </w:rPr>
      </w:pPr>
      <w:hyperlink w:anchor="_Toc234921602" w:history="1">
        <w:r w:rsidRPr="00A3216F">
          <w:rPr>
            <w:rStyle w:val="Hyperlink"/>
            <w:noProof/>
            <w:lang w:val="en-GB"/>
          </w:rPr>
          <w:t>3.6</w:t>
        </w:r>
        <w:r>
          <w:rPr>
            <w:rFonts w:asciiTheme="minorHAnsi" w:eastAsiaTheme="minorEastAsia" w:hAnsiTheme="minorHAnsi" w:cstheme="minorBidi"/>
            <w:noProof/>
            <w:lang w:eastAsia="de-DE"/>
          </w:rPr>
          <w:tab/>
        </w:r>
        <w:r w:rsidRPr="00A3216F">
          <w:rPr>
            <w:rStyle w:val="Hyperlink"/>
            <w:noProof/>
            <w:lang w:val="en-GB"/>
          </w:rPr>
          <w:t>Add controls for the class MD5Settings (if needed)</w:t>
        </w:r>
        <w:r>
          <w:rPr>
            <w:noProof/>
            <w:webHidden/>
          </w:rPr>
          <w:tab/>
        </w:r>
        <w:r>
          <w:rPr>
            <w:noProof/>
            <w:webHidden/>
          </w:rPr>
          <w:fldChar w:fldCharType="begin"/>
        </w:r>
        <w:r>
          <w:rPr>
            <w:noProof/>
            <w:webHidden/>
          </w:rPr>
          <w:instrText xml:space="preserve"> PAGEREF _Toc234921602 \h </w:instrText>
        </w:r>
        <w:r>
          <w:rPr>
            <w:noProof/>
            <w:webHidden/>
          </w:rPr>
        </w:r>
        <w:r>
          <w:rPr>
            <w:noProof/>
            <w:webHidden/>
          </w:rPr>
          <w:fldChar w:fldCharType="separate"/>
        </w:r>
        <w:r>
          <w:rPr>
            <w:noProof/>
            <w:webHidden/>
          </w:rPr>
          <w:t>13</w:t>
        </w:r>
        <w:r>
          <w:rPr>
            <w:noProof/>
            <w:webHidden/>
          </w:rPr>
          <w:fldChar w:fldCharType="end"/>
        </w:r>
      </w:hyperlink>
    </w:p>
    <w:p w:rsidR="002E5EE8" w:rsidRDefault="002E5EE8">
      <w:pPr>
        <w:pStyle w:val="Verzeichnis1"/>
        <w:tabs>
          <w:tab w:val="left" w:pos="440"/>
          <w:tab w:val="right" w:leader="dot" w:pos="9062"/>
        </w:tabs>
        <w:rPr>
          <w:rFonts w:asciiTheme="minorHAnsi" w:eastAsiaTheme="minorEastAsia" w:hAnsiTheme="minorHAnsi" w:cstheme="minorBidi"/>
          <w:noProof/>
          <w:lang w:eastAsia="de-DE"/>
        </w:rPr>
      </w:pPr>
      <w:hyperlink w:anchor="_Toc234921603" w:history="1">
        <w:r w:rsidRPr="00A3216F">
          <w:rPr>
            <w:rStyle w:val="Hyperlink"/>
            <w:noProof/>
            <w:lang w:val="en-US"/>
          </w:rPr>
          <w:t>4.</w:t>
        </w:r>
        <w:r>
          <w:rPr>
            <w:rFonts w:asciiTheme="minorHAnsi" w:eastAsiaTheme="minorEastAsia" w:hAnsiTheme="minorHAnsi" w:cstheme="minorBidi"/>
            <w:noProof/>
            <w:lang w:eastAsia="de-DE"/>
          </w:rPr>
          <w:tab/>
        </w:r>
        <w:r w:rsidRPr="00A3216F">
          <w:rPr>
            <w:rStyle w:val="Hyperlink"/>
            <w:noProof/>
            <w:lang w:val="en-US"/>
          </w:rPr>
          <w:t>Select and add an image as icon for the class MD5</w:t>
        </w:r>
        <w:r>
          <w:rPr>
            <w:noProof/>
            <w:webHidden/>
          </w:rPr>
          <w:tab/>
        </w:r>
        <w:r>
          <w:rPr>
            <w:noProof/>
            <w:webHidden/>
          </w:rPr>
          <w:fldChar w:fldCharType="begin"/>
        </w:r>
        <w:r>
          <w:rPr>
            <w:noProof/>
            <w:webHidden/>
          </w:rPr>
          <w:instrText xml:space="preserve"> PAGEREF _Toc234921603 \h </w:instrText>
        </w:r>
        <w:r>
          <w:rPr>
            <w:noProof/>
            <w:webHidden/>
          </w:rPr>
        </w:r>
        <w:r>
          <w:rPr>
            <w:noProof/>
            <w:webHidden/>
          </w:rPr>
          <w:fldChar w:fldCharType="separate"/>
        </w:r>
        <w:r>
          <w:rPr>
            <w:noProof/>
            <w:webHidden/>
          </w:rPr>
          <w:t>15</w:t>
        </w:r>
        <w:r>
          <w:rPr>
            <w:noProof/>
            <w:webHidden/>
          </w:rPr>
          <w:fldChar w:fldCharType="end"/>
        </w:r>
      </w:hyperlink>
    </w:p>
    <w:p w:rsidR="002E5EE8" w:rsidRDefault="002E5EE8">
      <w:pPr>
        <w:pStyle w:val="Verzeichnis1"/>
        <w:tabs>
          <w:tab w:val="left" w:pos="440"/>
          <w:tab w:val="right" w:leader="dot" w:pos="9062"/>
        </w:tabs>
        <w:rPr>
          <w:rFonts w:asciiTheme="minorHAnsi" w:eastAsiaTheme="minorEastAsia" w:hAnsiTheme="minorHAnsi" w:cstheme="minorBidi"/>
          <w:noProof/>
          <w:lang w:eastAsia="de-DE"/>
        </w:rPr>
      </w:pPr>
      <w:hyperlink w:anchor="_Toc234921604" w:history="1">
        <w:r w:rsidRPr="00A3216F">
          <w:rPr>
            <w:rStyle w:val="Hyperlink"/>
            <w:noProof/>
            <w:lang w:val="en-US"/>
          </w:rPr>
          <w:t>5.</w:t>
        </w:r>
        <w:r>
          <w:rPr>
            <w:rFonts w:asciiTheme="minorHAnsi" w:eastAsiaTheme="minorEastAsia" w:hAnsiTheme="minorHAnsi" w:cstheme="minorBidi"/>
            <w:noProof/>
            <w:lang w:eastAsia="de-DE"/>
          </w:rPr>
          <w:tab/>
        </w:r>
        <w:r w:rsidRPr="00A3216F">
          <w:rPr>
            <w:rStyle w:val="Hyperlink"/>
            <w:noProof/>
            <w:lang w:val="en-US"/>
          </w:rPr>
          <w:t>Set the attributes for the class MD5</w:t>
        </w:r>
        <w:r>
          <w:rPr>
            <w:noProof/>
            <w:webHidden/>
          </w:rPr>
          <w:tab/>
        </w:r>
        <w:r>
          <w:rPr>
            <w:noProof/>
            <w:webHidden/>
          </w:rPr>
          <w:fldChar w:fldCharType="begin"/>
        </w:r>
        <w:r>
          <w:rPr>
            <w:noProof/>
            <w:webHidden/>
          </w:rPr>
          <w:instrText xml:space="preserve"> PAGEREF _Toc234921604 \h </w:instrText>
        </w:r>
        <w:r>
          <w:rPr>
            <w:noProof/>
            <w:webHidden/>
          </w:rPr>
        </w:r>
        <w:r>
          <w:rPr>
            <w:noProof/>
            <w:webHidden/>
          </w:rPr>
          <w:fldChar w:fldCharType="separate"/>
        </w:r>
        <w:r>
          <w:rPr>
            <w:noProof/>
            <w:webHidden/>
          </w:rPr>
          <w:t>18</w:t>
        </w:r>
        <w:r>
          <w:rPr>
            <w:noProof/>
            <w:webHidden/>
          </w:rPr>
          <w:fldChar w:fldCharType="end"/>
        </w:r>
      </w:hyperlink>
    </w:p>
    <w:p w:rsidR="002E5EE8" w:rsidRDefault="002E5EE8">
      <w:pPr>
        <w:pStyle w:val="Verzeichnis1"/>
        <w:tabs>
          <w:tab w:val="left" w:pos="440"/>
          <w:tab w:val="right" w:leader="dot" w:pos="9062"/>
        </w:tabs>
        <w:rPr>
          <w:rFonts w:asciiTheme="minorHAnsi" w:eastAsiaTheme="minorEastAsia" w:hAnsiTheme="minorHAnsi" w:cstheme="minorBidi"/>
          <w:noProof/>
          <w:lang w:eastAsia="de-DE"/>
        </w:rPr>
      </w:pPr>
      <w:hyperlink w:anchor="_Toc234921605" w:history="1">
        <w:r w:rsidRPr="00A3216F">
          <w:rPr>
            <w:rStyle w:val="Hyperlink"/>
            <w:noProof/>
            <w:lang w:val="en-US"/>
          </w:rPr>
          <w:t>6.</w:t>
        </w:r>
        <w:r>
          <w:rPr>
            <w:rFonts w:asciiTheme="minorHAnsi" w:eastAsiaTheme="minorEastAsia" w:hAnsiTheme="minorHAnsi" w:cstheme="minorBidi"/>
            <w:noProof/>
            <w:lang w:eastAsia="de-DE"/>
          </w:rPr>
          <w:tab/>
        </w:r>
        <w:r w:rsidRPr="00A3216F">
          <w:rPr>
            <w:rStyle w:val="Hyperlink"/>
            <w:noProof/>
            <w:lang w:val="en-US"/>
          </w:rPr>
          <w:t>Set the private variables for the settings in the class MD5</w:t>
        </w:r>
        <w:r>
          <w:rPr>
            <w:noProof/>
            <w:webHidden/>
          </w:rPr>
          <w:tab/>
        </w:r>
        <w:r>
          <w:rPr>
            <w:noProof/>
            <w:webHidden/>
          </w:rPr>
          <w:fldChar w:fldCharType="begin"/>
        </w:r>
        <w:r>
          <w:rPr>
            <w:noProof/>
            <w:webHidden/>
          </w:rPr>
          <w:instrText xml:space="preserve"> PAGEREF _Toc234921605 \h </w:instrText>
        </w:r>
        <w:r>
          <w:rPr>
            <w:noProof/>
            <w:webHidden/>
          </w:rPr>
        </w:r>
        <w:r>
          <w:rPr>
            <w:noProof/>
            <w:webHidden/>
          </w:rPr>
          <w:fldChar w:fldCharType="separate"/>
        </w:r>
        <w:r>
          <w:rPr>
            <w:noProof/>
            <w:webHidden/>
          </w:rPr>
          <w:t>22</w:t>
        </w:r>
        <w:r>
          <w:rPr>
            <w:noProof/>
            <w:webHidden/>
          </w:rPr>
          <w:fldChar w:fldCharType="end"/>
        </w:r>
      </w:hyperlink>
    </w:p>
    <w:p w:rsidR="002E5EE8" w:rsidRDefault="002E5EE8">
      <w:pPr>
        <w:pStyle w:val="Verzeichnis1"/>
        <w:tabs>
          <w:tab w:val="left" w:pos="440"/>
          <w:tab w:val="right" w:leader="dot" w:pos="9062"/>
        </w:tabs>
        <w:rPr>
          <w:rFonts w:asciiTheme="minorHAnsi" w:eastAsiaTheme="minorEastAsia" w:hAnsiTheme="minorHAnsi" w:cstheme="minorBidi"/>
          <w:noProof/>
          <w:lang w:eastAsia="de-DE"/>
        </w:rPr>
      </w:pPr>
      <w:hyperlink w:anchor="_Toc234921606" w:history="1">
        <w:r w:rsidRPr="00A3216F">
          <w:rPr>
            <w:rStyle w:val="Hyperlink"/>
            <w:noProof/>
            <w:lang w:val="en-US"/>
          </w:rPr>
          <w:t>7.</w:t>
        </w:r>
        <w:r>
          <w:rPr>
            <w:rFonts w:asciiTheme="minorHAnsi" w:eastAsiaTheme="minorEastAsia" w:hAnsiTheme="minorHAnsi" w:cstheme="minorBidi"/>
            <w:noProof/>
            <w:lang w:eastAsia="de-DE"/>
          </w:rPr>
          <w:tab/>
        </w:r>
        <w:r w:rsidRPr="00A3216F">
          <w:rPr>
            <w:rStyle w:val="Hyperlink"/>
            <w:noProof/>
            <w:lang w:val="en-US"/>
          </w:rPr>
          <w:t>Define the code of the class MD5 to fit the interface</w:t>
        </w:r>
        <w:r>
          <w:rPr>
            <w:noProof/>
            <w:webHidden/>
          </w:rPr>
          <w:tab/>
        </w:r>
        <w:r>
          <w:rPr>
            <w:noProof/>
            <w:webHidden/>
          </w:rPr>
          <w:fldChar w:fldCharType="begin"/>
        </w:r>
        <w:r>
          <w:rPr>
            <w:noProof/>
            <w:webHidden/>
          </w:rPr>
          <w:instrText xml:space="preserve"> PAGEREF _Toc234921606 \h </w:instrText>
        </w:r>
        <w:r>
          <w:rPr>
            <w:noProof/>
            <w:webHidden/>
          </w:rPr>
        </w:r>
        <w:r>
          <w:rPr>
            <w:noProof/>
            <w:webHidden/>
          </w:rPr>
          <w:fldChar w:fldCharType="separate"/>
        </w:r>
        <w:r>
          <w:rPr>
            <w:noProof/>
            <w:webHidden/>
          </w:rPr>
          <w:t>23</w:t>
        </w:r>
        <w:r>
          <w:rPr>
            <w:noProof/>
            <w:webHidden/>
          </w:rPr>
          <w:fldChar w:fldCharType="end"/>
        </w:r>
      </w:hyperlink>
    </w:p>
    <w:p w:rsidR="002E5EE8" w:rsidRDefault="002E5EE8">
      <w:pPr>
        <w:pStyle w:val="Verzeichnis1"/>
        <w:tabs>
          <w:tab w:val="left" w:pos="440"/>
          <w:tab w:val="right" w:leader="dot" w:pos="9062"/>
        </w:tabs>
        <w:rPr>
          <w:rFonts w:asciiTheme="minorHAnsi" w:eastAsiaTheme="minorEastAsia" w:hAnsiTheme="minorHAnsi" w:cstheme="minorBidi"/>
          <w:noProof/>
          <w:lang w:eastAsia="de-DE"/>
        </w:rPr>
      </w:pPr>
      <w:hyperlink w:anchor="_Toc234921607" w:history="1">
        <w:r w:rsidRPr="00A3216F">
          <w:rPr>
            <w:rStyle w:val="Hyperlink"/>
            <w:noProof/>
            <w:lang w:val="en-US"/>
          </w:rPr>
          <w:t>8.</w:t>
        </w:r>
        <w:r>
          <w:rPr>
            <w:rFonts w:asciiTheme="minorHAnsi" w:eastAsiaTheme="minorEastAsia" w:hAnsiTheme="minorHAnsi" w:cstheme="minorBidi"/>
            <w:noProof/>
            <w:lang w:eastAsia="de-DE"/>
          </w:rPr>
          <w:tab/>
        </w:r>
        <w:r w:rsidRPr="00A3216F">
          <w:rPr>
            <w:rStyle w:val="Hyperlink"/>
            <w:noProof/>
            <w:lang w:val="en-US"/>
          </w:rPr>
          <w:t>Complete the actual code for the class MD5</w:t>
        </w:r>
        <w:r>
          <w:rPr>
            <w:noProof/>
            <w:webHidden/>
          </w:rPr>
          <w:tab/>
        </w:r>
        <w:r>
          <w:rPr>
            <w:noProof/>
            <w:webHidden/>
          </w:rPr>
          <w:fldChar w:fldCharType="begin"/>
        </w:r>
        <w:r>
          <w:rPr>
            <w:noProof/>
            <w:webHidden/>
          </w:rPr>
          <w:instrText xml:space="preserve"> PAGEREF _Toc234921607 \h </w:instrText>
        </w:r>
        <w:r>
          <w:rPr>
            <w:noProof/>
            <w:webHidden/>
          </w:rPr>
        </w:r>
        <w:r>
          <w:rPr>
            <w:noProof/>
            <w:webHidden/>
          </w:rPr>
          <w:fldChar w:fldCharType="separate"/>
        </w:r>
        <w:r>
          <w:rPr>
            <w:noProof/>
            <w:webHidden/>
          </w:rPr>
          <w:t>28</w:t>
        </w:r>
        <w:r>
          <w:rPr>
            <w:noProof/>
            <w:webHidden/>
          </w:rPr>
          <w:fldChar w:fldCharType="end"/>
        </w:r>
      </w:hyperlink>
    </w:p>
    <w:p w:rsidR="002E5EE8" w:rsidRDefault="002E5EE8">
      <w:pPr>
        <w:pStyle w:val="Verzeichnis1"/>
        <w:tabs>
          <w:tab w:val="left" w:pos="440"/>
          <w:tab w:val="right" w:leader="dot" w:pos="9062"/>
        </w:tabs>
        <w:rPr>
          <w:rFonts w:asciiTheme="minorHAnsi" w:eastAsiaTheme="minorEastAsia" w:hAnsiTheme="minorHAnsi" w:cstheme="minorBidi"/>
          <w:noProof/>
          <w:lang w:eastAsia="de-DE"/>
        </w:rPr>
      </w:pPr>
      <w:hyperlink w:anchor="_Toc234921608" w:history="1">
        <w:r w:rsidRPr="00A3216F">
          <w:rPr>
            <w:rStyle w:val="Hyperlink"/>
            <w:noProof/>
          </w:rPr>
          <w:t>9.</w:t>
        </w:r>
        <w:r>
          <w:rPr>
            <w:rFonts w:asciiTheme="minorHAnsi" w:eastAsiaTheme="minorEastAsia" w:hAnsiTheme="minorHAnsi" w:cstheme="minorBidi"/>
            <w:noProof/>
            <w:lang w:eastAsia="de-DE"/>
          </w:rPr>
          <w:tab/>
        </w:r>
        <w:r w:rsidRPr="00A3216F">
          <w:rPr>
            <w:rStyle w:val="Hyperlink"/>
            <w:noProof/>
          </w:rPr>
          <w:t>Perform a clean dispose</w:t>
        </w:r>
        <w:r>
          <w:rPr>
            <w:noProof/>
            <w:webHidden/>
          </w:rPr>
          <w:tab/>
        </w:r>
        <w:r>
          <w:rPr>
            <w:noProof/>
            <w:webHidden/>
          </w:rPr>
          <w:fldChar w:fldCharType="begin"/>
        </w:r>
        <w:r>
          <w:rPr>
            <w:noProof/>
            <w:webHidden/>
          </w:rPr>
          <w:instrText xml:space="preserve"> PAGEREF _Toc234921608 \h </w:instrText>
        </w:r>
        <w:r>
          <w:rPr>
            <w:noProof/>
            <w:webHidden/>
          </w:rPr>
        </w:r>
        <w:r>
          <w:rPr>
            <w:noProof/>
            <w:webHidden/>
          </w:rPr>
          <w:fldChar w:fldCharType="separate"/>
        </w:r>
        <w:r>
          <w:rPr>
            <w:noProof/>
            <w:webHidden/>
          </w:rPr>
          <w:t>29</w:t>
        </w:r>
        <w:r>
          <w:rPr>
            <w:noProof/>
            <w:webHidden/>
          </w:rPr>
          <w:fldChar w:fldCharType="end"/>
        </w:r>
      </w:hyperlink>
    </w:p>
    <w:p w:rsidR="002E5EE8" w:rsidRDefault="002E5EE8">
      <w:pPr>
        <w:pStyle w:val="Verzeichnis1"/>
        <w:tabs>
          <w:tab w:val="left" w:pos="660"/>
          <w:tab w:val="right" w:leader="dot" w:pos="9062"/>
        </w:tabs>
        <w:rPr>
          <w:rFonts w:asciiTheme="minorHAnsi" w:eastAsiaTheme="minorEastAsia" w:hAnsiTheme="minorHAnsi" w:cstheme="minorBidi"/>
          <w:noProof/>
          <w:lang w:eastAsia="de-DE"/>
        </w:rPr>
      </w:pPr>
      <w:hyperlink w:anchor="_Toc234921609" w:history="1">
        <w:r w:rsidRPr="00A3216F">
          <w:rPr>
            <w:rStyle w:val="Hyperlink"/>
            <w:noProof/>
          </w:rPr>
          <w:t>10.</w:t>
        </w:r>
        <w:r>
          <w:rPr>
            <w:rFonts w:asciiTheme="minorHAnsi" w:eastAsiaTheme="minorEastAsia" w:hAnsiTheme="minorHAnsi" w:cstheme="minorBidi"/>
            <w:noProof/>
            <w:lang w:eastAsia="de-DE"/>
          </w:rPr>
          <w:tab/>
        </w:r>
        <w:r w:rsidRPr="00A3216F">
          <w:rPr>
            <w:rStyle w:val="Hyperlink"/>
            <w:noProof/>
          </w:rPr>
          <w:t>Finish implementation</w:t>
        </w:r>
        <w:r>
          <w:rPr>
            <w:noProof/>
            <w:webHidden/>
          </w:rPr>
          <w:tab/>
        </w:r>
        <w:r>
          <w:rPr>
            <w:noProof/>
            <w:webHidden/>
          </w:rPr>
          <w:fldChar w:fldCharType="begin"/>
        </w:r>
        <w:r>
          <w:rPr>
            <w:noProof/>
            <w:webHidden/>
          </w:rPr>
          <w:instrText xml:space="preserve"> PAGEREF _Toc234921609 \h </w:instrText>
        </w:r>
        <w:r>
          <w:rPr>
            <w:noProof/>
            <w:webHidden/>
          </w:rPr>
        </w:r>
        <w:r>
          <w:rPr>
            <w:noProof/>
            <w:webHidden/>
          </w:rPr>
          <w:fldChar w:fldCharType="separate"/>
        </w:r>
        <w:r>
          <w:rPr>
            <w:noProof/>
            <w:webHidden/>
          </w:rPr>
          <w:t>30</w:t>
        </w:r>
        <w:r>
          <w:rPr>
            <w:noProof/>
            <w:webHidden/>
          </w:rPr>
          <w:fldChar w:fldCharType="end"/>
        </w:r>
      </w:hyperlink>
    </w:p>
    <w:p w:rsidR="002E5EE8" w:rsidRDefault="002E5EE8">
      <w:pPr>
        <w:pStyle w:val="Verzeichnis1"/>
        <w:tabs>
          <w:tab w:val="left" w:pos="660"/>
          <w:tab w:val="right" w:leader="dot" w:pos="9062"/>
        </w:tabs>
        <w:rPr>
          <w:rFonts w:asciiTheme="minorHAnsi" w:eastAsiaTheme="minorEastAsia" w:hAnsiTheme="minorHAnsi" w:cstheme="minorBidi"/>
          <w:noProof/>
          <w:lang w:eastAsia="de-DE"/>
        </w:rPr>
      </w:pPr>
      <w:hyperlink w:anchor="_Toc234921610" w:history="1">
        <w:r w:rsidRPr="00A3216F">
          <w:rPr>
            <w:rStyle w:val="Hyperlink"/>
            <w:noProof/>
          </w:rPr>
          <w:t>11.</w:t>
        </w:r>
        <w:r>
          <w:rPr>
            <w:rFonts w:asciiTheme="minorHAnsi" w:eastAsiaTheme="minorEastAsia" w:hAnsiTheme="minorHAnsi" w:cstheme="minorBidi"/>
            <w:noProof/>
            <w:lang w:eastAsia="de-DE"/>
          </w:rPr>
          <w:tab/>
        </w:r>
        <w:r w:rsidRPr="00A3216F">
          <w:rPr>
            <w:rStyle w:val="Hyperlink"/>
            <w:noProof/>
          </w:rPr>
          <w:t>Import the plugin to CrypTool and test it</w:t>
        </w:r>
        <w:r>
          <w:rPr>
            <w:noProof/>
            <w:webHidden/>
          </w:rPr>
          <w:tab/>
        </w:r>
        <w:r>
          <w:rPr>
            <w:noProof/>
            <w:webHidden/>
          </w:rPr>
          <w:fldChar w:fldCharType="begin"/>
        </w:r>
        <w:r>
          <w:rPr>
            <w:noProof/>
            <w:webHidden/>
          </w:rPr>
          <w:instrText xml:space="preserve"> PAGEREF _Toc234921610 \h </w:instrText>
        </w:r>
        <w:r>
          <w:rPr>
            <w:noProof/>
            <w:webHidden/>
          </w:rPr>
        </w:r>
        <w:r>
          <w:rPr>
            <w:noProof/>
            <w:webHidden/>
          </w:rPr>
          <w:fldChar w:fldCharType="separate"/>
        </w:r>
        <w:r>
          <w:rPr>
            <w:noProof/>
            <w:webHidden/>
          </w:rPr>
          <w:t>31</w:t>
        </w:r>
        <w:r>
          <w:rPr>
            <w:noProof/>
            <w:webHidden/>
          </w:rPr>
          <w:fldChar w:fldCharType="end"/>
        </w:r>
      </w:hyperlink>
    </w:p>
    <w:p w:rsidR="002E5EE8" w:rsidRDefault="002E5EE8">
      <w:pPr>
        <w:pStyle w:val="Verzeichnis1"/>
        <w:tabs>
          <w:tab w:val="left" w:pos="660"/>
          <w:tab w:val="right" w:leader="dot" w:pos="9062"/>
        </w:tabs>
        <w:rPr>
          <w:rFonts w:asciiTheme="minorHAnsi" w:eastAsiaTheme="minorEastAsia" w:hAnsiTheme="minorHAnsi" w:cstheme="minorBidi"/>
          <w:noProof/>
          <w:lang w:eastAsia="de-DE"/>
        </w:rPr>
      </w:pPr>
      <w:hyperlink w:anchor="_Toc234921611" w:history="1">
        <w:r w:rsidRPr="00A3216F">
          <w:rPr>
            <w:rStyle w:val="Hyperlink"/>
            <w:noProof/>
          </w:rPr>
          <w:t>12.</w:t>
        </w:r>
        <w:r>
          <w:rPr>
            <w:rFonts w:asciiTheme="minorHAnsi" w:eastAsiaTheme="minorEastAsia" w:hAnsiTheme="minorHAnsi" w:cstheme="minorBidi"/>
            <w:noProof/>
            <w:lang w:eastAsia="de-DE"/>
          </w:rPr>
          <w:tab/>
        </w:r>
        <w:r w:rsidRPr="00A3216F">
          <w:rPr>
            <w:rStyle w:val="Hyperlink"/>
            <w:noProof/>
          </w:rPr>
          <w:t>Source code and source template</w:t>
        </w:r>
        <w:r>
          <w:rPr>
            <w:noProof/>
            <w:webHidden/>
          </w:rPr>
          <w:tab/>
        </w:r>
        <w:r>
          <w:rPr>
            <w:noProof/>
            <w:webHidden/>
          </w:rPr>
          <w:fldChar w:fldCharType="begin"/>
        </w:r>
        <w:r>
          <w:rPr>
            <w:noProof/>
            <w:webHidden/>
          </w:rPr>
          <w:instrText xml:space="preserve"> PAGEREF _Toc234921611 \h </w:instrText>
        </w:r>
        <w:r>
          <w:rPr>
            <w:noProof/>
            <w:webHidden/>
          </w:rPr>
        </w:r>
        <w:r>
          <w:rPr>
            <w:noProof/>
            <w:webHidden/>
          </w:rPr>
          <w:fldChar w:fldCharType="separate"/>
        </w:r>
        <w:r>
          <w:rPr>
            <w:noProof/>
            <w:webHidden/>
          </w:rPr>
          <w:t>35</w:t>
        </w:r>
        <w:r>
          <w:rPr>
            <w:noProof/>
            <w:webHidden/>
          </w:rPr>
          <w:fldChar w:fldCharType="end"/>
        </w:r>
      </w:hyperlink>
    </w:p>
    <w:p w:rsidR="002E5EE8" w:rsidRDefault="002E5EE8">
      <w:pPr>
        <w:pStyle w:val="Verzeichnis1"/>
        <w:tabs>
          <w:tab w:val="left" w:pos="660"/>
          <w:tab w:val="right" w:leader="dot" w:pos="9062"/>
        </w:tabs>
        <w:rPr>
          <w:rFonts w:asciiTheme="minorHAnsi" w:eastAsiaTheme="minorEastAsia" w:hAnsiTheme="minorHAnsi" w:cstheme="minorBidi"/>
          <w:noProof/>
          <w:lang w:eastAsia="de-DE"/>
        </w:rPr>
      </w:pPr>
      <w:hyperlink w:anchor="_Toc234921612" w:history="1">
        <w:r w:rsidRPr="00A3216F">
          <w:rPr>
            <w:rStyle w:val="Hyperlink"/>
            <w:noProof/>
          </w:rPr>
          <w:t>13.</w:t>
        </w:r>
        <w:r>
          <w:rPr>
            <w:rFonts w:asciiTheme="minorHAnsi" w:eastAsiaTheme="minorEastAsia" w:hAnsiTheme="minorHAnsi" w:cstheme="minorBidi"/>
            <w:noProof/>
            <w:lang w:eastAsia="de-DE"/>
          </w:rPr>
          <w:tab/>
        </w:r>
        <w:r w:rsidRPr="00A3216F">
          <w:rPr>
            <w:rStyle w:val="Hyperlink"/>
            <w:noProof/>
          </w:rPr>
          <w:t>Provide a workflow file of your plugin</w:t>
        </w:r>
        <w:r>
          <w:rPr>
            <w:noProof/>
            <w:webHidden/>
          </w:rPr>
          <w:tab/>
        </w:r>
        <w:r>
          <w:rPr>
            <w:noProof/>
            <w:webHidden/>
          </w:rPr>
          <w:fldChar w:fldCharType="begin"/>
        </w:r>
        <w:r>
          <w:rPr>
            <w:noProof/>
            <w:webHidden/>
          </w:rPr>
          <w:instrText xml:space="preserve"> PAGEREF _Toc234921612 \h </w:instrText>
        </w:r>
        <w:r>
          <w:rPr>
            <w:noProof/>
            <w:webHidden/>
          </w:rPr>
        </w:r>
        <w:r>
          <w:rPr>
            <w:noProof/>
            <w:webHidden/>
          </w:rPr>
          <w:fldChar w:fldCharType="separate"/>
        </w:r>
        <w:r>
          <w:rPr>
            <w:noProof/>
            <w:webHidden/>
          </w:rPr>
          <w:t>36</w:t>
        </w:r>
        <w:r>
          <w:rPr>
            <w:noProof/>
            <w:webHidden/>
          </w:rPr>
          <w:fldChar w:fldCharType="end"/>
        </w:r>
      </w:hyperlink>
    </w:p>
    <w:p w:rsidR="007F47FE" w:rsidRDefault="00EB15B4" w:rsidP="00411FD7">
      <w:pPr>
        <w:pStyle w:val="Verzeichnis1"/>
        <w:tabs>
          <w:tab w:val="left" w:pos="720"/>
          <w:tab w:val="right" w:leader="dot" w:pos="9062"/>
        </w:tabs>
        <w:spacing w:after="20" w:line="240" w:lineRule="auto"/>
        <w:rPr>
          <w:lang w:val="en-US"/>
        </w:rPr>
      </w:pPr>
      <w:r>
        <w:rPr>
          <w:lang w:val="en-US"/>
        </w:rPr>
        <w:fldChar w:fldCharType="end"/>
      </w:r>
    </w:p>
    <w:p w:rsidR="007F47FE" w:rsidRDefault="007F47FE" w:rsidP="007D0F47">
      <w:pPr>
        <w:pStyle w:val="berschrift1"/>
        <w:numPr>
          <w:ilvl w:val="0"/>
          <w:numId w:val="14"/>
        </w:numPr>
        <w:spacing w:before="360" w:after="120"/>
        <w:rPr>
          <w:lang w:val="en-US"/>
        </w:rPr>
      </w:pPr>
      <w:r>
        <w:rPr>
          <w:lang w:val="en-US"/>
        </w:rPr>
        <w:br w:type="page"/>
      </w:r>
      <w:bookmarkStart w:id="2" w:name="_Toc234921594"/>
      <w:r>
        <w:rPr>
          <w:lang w:val="en-US"/>
        </w:rPr>
        <w:lastRenderedPageBreak/>
        <w:t>Create a new project in VS2008 for your plugin</w:t>
      </w:r>
      <w:bookmarkEnd w:id="2"/>
    </w:p>
    <w:p w:rsidR="00A6704B" w:rsidRDefault="00763D17" w:rsidP="00D00ABF">
      <w:pPr>
        <w:rPr>
          <w:lang w:val="en-US"/>
        </w:rPr>
      </w:pPr>
      <w:r>
        <w:rPr>
          <w:lang w:val="en-US"/>
        </w:rPr>
        <w:t>First you need to open your CrypTool 2 solution with Visual Studio 2008. Use either “CrypTool 2.0.sln” from SVN trunk or your own solution file. Then create a new project:</w:t>
      </w:r>
    </w:p>
    <w:p w:rsidR="007F47FE" w:rsidRDefault="007F47FE">
      <w:r>
        <w:object w:dxaOrig="13665" w:dyaOrig="8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295.8pt" o:ole="">
            <v:imagedata r:id="rId8" o:title=""/>
          </v:shape>
          <o:OLEObject Type="Embed" ProgID="PBrush" ShapeID="_x0000_i1025" DrawAspect="Content" ObjectID="_1308663460" r:id="rId9"/>
        </w:object>
      </w:r>
    </w:p>
    <w:p w:rsidR="007F47FE" w:rsidRDefault="007F47FE">
      <w:pPr>
        <w:rPr>
          <w:lang w:val="en-US"/>
        </w:rPr>
      </w:pPr>
      <w:r w:rsidRPr="00AC7D06">
        <w:rPr>
          <w:lang w:val="en-US"/>
        </w:rPr>
        <w:t xml:space="preserve">Select </w:t>
      </w:r>
      <w:r>
        <w:rPr>
          <w:lang w:val="en-US"/>
        </w:rPr>
        <w:t>“.</w:t>
      </w:r>
      <w:smartTag w:uri="urn:schemas-microsoft-com:office:smarttags" w:element="stockticker">
        <w:r>
          <w:rPr>
            <w:lang w:val="en-US"/>
          </w:rPr>
          <w:t>NET</w:t>
        </w:r>
      </w:smartTag>
      <w:r>
        <w:rPr>
          <w:lang w:val="en-US"/>
        </w:rPr>
        <w:t xml:space="preserve">-Framework 3.5” as </w:t>
      </w:r>
      <w:r w:rsidRPr="00AC7D06">
        <w:rPr>
          <w:lang w:val="en-US"/>
        </w:rPr>
        <w:t xml:space="preserve">the target </w:t>
      </w:r>
      <w:r>
        <w:rPr>
          <w:lang w:val="en-US"/>
        </w:rPr>
        <w:t>framework (the Visual Studio Express edition don’t provide this selection because it automatically chooses the actual target framework), and “Class Library” as default template to create a DLL file. Give the project a unique and significant name (here: “MD5”), and choose a location where to save (the Express edition will ask later for a save location when you close your</w:t>
      </w:r>
      <w:r w:rsidR="00A6704B">
        <w:rPr>
          <w:lang w:val="en-US"/>
        </w:rPr>
        <w:t xml:space="preserve"> project or your environment).</w:t>
      </w:r>
      <w:r w:rsidR="00763D17">
        <w:rPr>
          <w:lang w:val="en-US"/>
        </w:rPr>
        <w:t xml:space="preserve"> Select the subdirectory “CrypPlugins” from your SVN trunk as location. </w:t>
      </w:r>
      <w:r>
        <w:rPr>
          <w:lang w:val="en-US"/>
        </w:rPr>
        <w:t>Finally confirm by pressing the “OK” button.</w:t>
      </w:r>
      <w:r w:rsidRPr="007F0595">
        <w:rPr>
          <w:i/>
          <w:lang w:val="en-US"/>
        </w:rPr>
        <w:br w:type="page"/>
      </w:r>
      <w:r>
        <w:rPr>
          <w:lang w:val="en-US"/>
        </w:rPr>
        <w:lastRenderedPageBreak/>
        <w:t xml:space="preserve">Now your Visual Studio solution </w:t>
      </w:r>
      <w:r w:rsidR="00324BAD">
        <w:rPr>
          <w:lang w:val="en-US"/>
        </w:rPr>
        <w:t>could</w:t>
      </w:r>
      <w:r>
        <w:rPr>
          <w:lang w:val="en-US"/>
        </w:rPr>
        <w:t xml:space="preserve"> look like this:</w:t>
      </w:r>
    </w:p>
    <w:p w:rsidR="007F47FE" w:rsidRDefault="00E37E05">
      <w:pPr>
        <w:rPr>
          <w:lang w:val="en-US"/>
        </w:rPr>
      </w:pPr>
      <w:r>
        <w:rPr>
          <w:noProof/>
          <w:lang w:eastAsia="de-DE"/>
        </w:rPr>
        <w:pict>
          <v:shape id="Bild 3" o:spid="_x0000_i1026" type="#_x0000_t75" style="width:447.55pt;height:316.55pt;visibility:visible">
            <v:imagedata r:id="rId10" o:title=""/>
          </v:shape>
        </w:pict>
      </w:r>
    </w:p>
    <w:p w:rsidR="007F47FE" w:rsidRDefault="007F47FE">
      <w:pPr>
        <w:rPr>
          <w:lang w:val="en-US"/>
        </w:rPr>
      </w:pPr>
    </w:p>
    <w:p w:rsidR="007F47FE" w:rsidRDefault="007F47FE" w:rsidP="007D0F47">
      <w:pPr>
        <w:pStyle w:val="berschrift1"/>
        <w:numPr>
          <w:ilvl w:val="0"/>
          <w:numId w:val="14"/>
        </w:numPr>
        <w:spacing w:before="360" w:after="120"/>
        <w:rPr>
          <w:lang w:val="en-US"/>
        </w:rPr>
      </w:pPr>
      <w:bookmarkStart w:id="3" w:name="_Toc234921595"/>
      <w:r>
        <w:rPr>
          <w:lang w:val="en-US"/>
        </w:rPr>
        <w:t>Select the interface, your plugin wants to serve</w:t>
      </w:r>
      <w:bookmarkEnd w:id="3"/>
    </w:p>
    <w:p w:rsidR="007F47FE" w:rsidRDefault="007F47FE">
      <w:pPr>
        <w:rPr>
          <w:lang w:val="en-US"/>
        </w:rPr>
      </w:pPr>
      <w:r>
        <w:rPr>
          <w:lang w:val="en-US"/>
        </w:rPr>
        <w:t xml:space="preserve">First </w:t>
      </w:r>
      <w:r w:rsidR="007D0749">
        <w:rPr>
          <w:lang w:val="en-US"/>
        </w:rPr>
        <w:t>you</w:t>
      </w:r>
      <w:r>
        <w:rPr>
          <w:lang w:val="en-US"/>
        </w:rPr>
        <w:t xml:space="preserve"> have</w:t>
      </w:r>
      <w:r w:rsidR="006814BC">
        <w:rPr>
          <w:lang w:val="en-US"/>
        </w:rPr>
        <w:t xml:space="preserve"> to add a reference to the CrypT</w:t>
      </w:r>
      <w:r>
        <w:rPr>
          <w:lang w:val="en-US"/>
        </w:rPr>
        <w:t>ool library called “CrypPluginBas</w:t>
      </w:r>
      <w:r w:rsidR="007D0749">
        <w:rPr>
          <w:lang w:val="en-US"/>
        </w:rPr>
        <w:t>e</w:t>
      </w:r>
      <w:r w:rsidR="006814BC">
        <w:rPr>
          <w:lang w:val="en-US"/>
        </w:rPr>
        <w:t>” where all necessary CrypT</w:t>
      </w:r>
      <w:r>
        <w:rPr>
          <w:lang w:val="en-US"/>
        </w:rPr>
        <w:t>ool plugin interfaces are declared.</w:t>
      </w:r>
    </w:p>
    <w:p w:rsidR="007F47FE" w:rsidRDefault="00EB15B4">
      <w:pPr>
        <w:rPr>
          <w:lang w:val="en-US"/>
        </w:rPr>
      </w:pPr>
      <w:r>
        <w:rPr>
          <w:noProof/>
          <w:lang w:eastAsia="de-DE"/>
        </w:rPr>
        <w:pict>
          <v:shape id="Bild 6" o:spid="_x0000_s1026" type="#_x0000_t75" style="position:absolute;margin-left:1.35pt;margin-top:-.05pt;width:246.3pt;height:158.9pt;z-index:-1;visibility:visible" wrapcoords="-132 0 -132 21410 21574 21410 21574 0 -132 0">
            <v:imagedata r:id="rId11" o:title=""/>
            <w10:wrap type="tight"/>
          </v:shape>
        </w:pict>
      </w:r>
      <w:r w:rsidR="007F47FE">
        <w:rPr>
          <w:lang w:val="en-US"/>
        </w:rPr>
        <w:t>Make a right click in the Solution Explorer on the “Reference” i</w:t>
      </w:r>
      <w:r w:rsidR="00F2493F">
        <w:rPr>
          <w:lang w:val="en-US"/>
        </w:rPr>
        <w:t>tem and choose “Add Reference”.</w:t>
      </w:r>
    </w:p>
    <w:p w:rsidR="007F47FE" w:rsidRPr="00E37E05" w:rsidRDefault="007F47FE">
      <w:pPr>
        <w:rPr>
          <w:noProof/>
          <w:lang w:val="en-US" w:eastAsia="de-DE"/>
        </w:rPr>
      </w:pPr>
    </w:p>
    <w:p w:rsidR="007D0749" w:rsidRDefault="00E37E05">
      <w:pPr>
        <w:rPr>
          <w:lang w:val="en-US"/>
        </w:rPr>
      </w:pPr>
      <w:r w:rsidRPr="00EB15B4">
        <w:rPr>
          <w:lang w:val="en-US"/>
        </w:rPr>
        <w:lastRenderedPageBreak/>
        <w:pict>
          <v:shape id="_x0000_i1027" type="#_x0000_t75" style="width:350.25pt;height:300.3pt">
            <v:imagedata r:id="rId12" o:title=""/>
          </v:shape>
        </w:pict>
      </w:r>
    </w:p>
    <w:p w:rsidR="00F2493F" w:rsidRDefault="007D1E23" w:rsidP="007D1E23">
      <w:pPr>
        <w:rPr>
          <w:lang w:val="en-US"/>
        </w:rPr>
      </w:pPr>
      <w:r>
        <w:rPr>
          <w:lang w:val="en-US"/>
        </w:rPr>
        <w:t xml:space="preserve">Select the project “CrypPluginBase”. If you don’t have the CrypPluginBase source code, it’s also possible to add a reference to the binary DLL. In this case </w:t>
      </w:r>
      <w:r w:rsidR="00F2493F">
        <w:rPr>
          <w:lang w:val="en-US"/>
        </w:rPr>
        <w:t>browse to the path where the library file “CrypPluginBase.dll” is located (e.g. “c:\Documents and Settings\&lt;Username&gt;\My Documents\Visual Studio 2008\Projects\CrypPluginBase\bin\Debug”) and select the library by double clicking the file or pressing the “OK” button.</w:t>
      </w:r>
    </w:p>
    <w:p w:rsidR="007D1E23" w:rsidRDefault="00E37E05">
      <w:pPr>
        <w:rPr>
          <w:lang w:val="en-US"/>
        </w:rPr>
      </w:pPr>
      <w:r>
        <w:rPr>
          <w:noProof/>
          <w:lang w:eastAsia="de-DE"/>
        </w:rPr>
        <w:pict>
          <v:shape id="Bild 8" o:spid="_x0000_i1028" type="#_x0000_t75" style="width:343.15pt;height:301.6pt;visibility:visible">
            <v:imagedata r:id="rId13" o:title=""/>
          </v:shape>
        </w:pict>
      </w:r>
    </w:p>
    <w:p w:rsidR="00E4028C" w:rsidRDefault="00E4028C" w:rsidP="00E4028C">
      <w:pPr>
        <w:rPr>
          <w:lang w:val="en-US"/>
        </w:rPr>
      </w:pPr>
      <w:r>
        <w:rPr>
          <w:lang w:val="en-US"/>
        </w:rPr>
        <w:lastRenderedPageBreak/>
        <w:t xml:space="preserve">Besides the CrypPluginBase you need to </w:t>
      </w:r>
      <w:r w:rsidR="007D1E23" w:rsidRPr="00EF3576">
        <w:rPr>
          <w:lang w:val="en-US"/>
        </w:rPr>
        <w:t>add three assembly references to provide the neces</w:t>
      </w:r>
      <w:r>
        <w:rPr>
          <w:lang w:val="en-US"/>
        </w:rPr>
        <w:t>sary “Windows” namespace for your</w:t>
      </w:r>
      <w:r w:rsidR="007D1E23" w:rsidRPr="00EF3576">
        <w:rPr>
          <w:lang w:val="en-US"/>
        </w:rPr>
        <w:t xml:space="preserve"> </w:t>
      </w:r>
      <w:r w:rsidR="007D1E23" w:rsidRPr="00EF3576">
        <w:rPr>
          <w:b/>
          <w:bCs/>
          <w:lang w:val="en-US"/>
        </w:rPr>
        <w:t>user control</w:t>
      </w:r>
      <w:r w:rsidR="007D1E23" w:rsidRPr="00EF3576">
        <w:rPr>
          <w:lang w:val="en-US"/>
        </w:rPr>
        <w:t xml:space="preserve"> function</w:t>
      </w:r>
      <w:r w:rsidR="007D1E23">
        <w:rPr>
          <w:lang w:val="en-US"/>
        </w:rPr>
        <w:t>s</w:t>
      </w:r>
      <w:r w:rsidR="007D1E23" w:rsidRPr="00EF3576">
        <w:rPr>
          <w:lang w:val="en-US"/>
        </w:rPr>
        <w:t xml:space="preserve"> called “Presentation”</w:t>
      </w:r>
      <w:r w:rsidR="007D1E23">
        <w:rPr>
          <w:lang w:val="en-US"/>
        </w:rPr>
        <w:t xml:space="preserve"> and “QuickWatchPresentation”</w:t>
      </w:r>
      <w:r>
        <w:rPr>
          <w:lang w:val="en-US"/>
        </w:rPr>
        <w:t>. Select the following .NET components:</w:t>
      </w:r>
    </w:p>
    <w:p w:rsidR="007D1E23" w:rsidRDefault="007D1E23" w:rsidP="007D1E23">
      <w:pPr>
        <w:numPr>
          <w:ilvl w:val="0"/>
          <w:numId w:val="17"/>
        </w:numPr>
        <w:rPr>
          <w:lang w:val="en-US"/>
        </w:rPr>
      </w:pPr>
      <w:r>
        <w:rPr>
          <w:lang w:val="en-US"/>
        </w:rPr>
        <w:t>PresentationCore</w:t>
      </w:r>
    </w:p>
    <w:p w:rsidR="007D1E23" w:rsidRDefault="007D1E23" w:rsidP="007D1E23">
      <w:pPr>
        <w:numPr>
          <w:ilvl w:val="0"/>
          <w:numId w:val="17"/>
        </w:numPr>
        <w:rPr>
          <w:lang w:val="en-US"/>
        </w:rPr>
      </w:pPr>
      <w:r>
        <w:rPr>
          <w:lang w:val="en-US"/>
        </w:rPr>
        <w:t>PresentationFramework</w:t>
      </w:r>
    </w:p>
    <w:p w:rsidR="007D1E23" w:rsidRDefault="007D1E23" w:rsidP="007D1E23">
      <w:pPr>
        <w:numPr>
          <w:ilvl w:val="0"/>
          <w:numId w:val="17"/>
        </w:numPr>
        <w:rPr>
          <w:lang w:val="en-US"/>
        </w:rPr>
      </w:pPr>
      <w:r>
        <w:rPr>
          <w:lang w:val="en-US"/>
        </w:rPr>
        <w:t>WindowsBase</w:t>
      </w:r>
    </w:p>
    <w:p w:rsidR="007F47FE" w:rsidRDefault="007F47FE">
      <w:pPr>
        <w:rPr>
          <w:lang w:val="en-US"/>
        </w:rPr>
      </w:pPr>
      <w:r>
        <w:rPr>
          <w:lang w:val="en-US"/>
        </w:rPr>
        <w:t>Afterwards your reference tree view should look like this:</w:t>
      </w:r>
    </w:p>
    <w:p w:rsidR="007F47FE" w:rsidRDefault="00E37E05">
      <w:pPr>
        <w:rPr>
          <w:lang w:val="en-US"/>
        </w:rPr>
      </w:pPr>
      <w:r w:rsidRPr="00EB15B4">
        <w:rPr>
          <w:lang w:val="en-US"/>
        </w:rPr>
        <w:pict>
          <v:shape id="_x0000_i1029" type="#_x0000_t75" style="width:192.65pt;height:156.3pt">
            <v:imagedata r:id="rId14" o:title=""/>
          </v:shape>
        </w:pict>
      </w:r>
    </w:p>
    <w:p w:rsidR="007F47FE" w:rsidRDefault="007F47FE">
      <w:pPr>
        <w:rPr>
          <w:lang w:val="en-US"/>
        </w:rPr>
      </w:pPr>
      <w:r>
        <w:rPr>
          <w:lang w:val="en-US"/>
        </w:rPr>
        <w:t>If your plugin will be based on further libraries, you have to add them in the same way.</w:t>
      </w:r>
    </w:p>
    <w:p w:rsidR="007F47FE" w:rsidRDefault="007F47FE" w:rsidP="00D33487">
      <w:pPr>
        <w:pStyle w:val="berschrift1"/>
        <w:numPr>
          <w:ilvl w:val="0"/>
          <w:numId w:val="14"/>
        </w:numPr>
        <w:spacing w:before="360" w:after="120"/>
        <w:rPr>
          <w:lang w:val="en-US"/>
        </w:rPr>
      </w:pPr>
      <w:r>
        <w:rPr>
          <w:lang w:val="en-US"/>
        </w:rPr>
        <w:br w:type="page"/>
      </w:r>
      <w:bookmarkStart w:id="4" w:name="_Toc234921596"/>
      <w:r>
        <w:rPr>
          <w:lang w:val="en-US"/>
        </w:rPr>
        <w:lastRenderedPageBreak/>
        <w:t>Create the classes for the algorithm and for its settings</w:t>
      </w:r>
      <w:bookmarkEnd w:id="4"/>
    </w:p>
    <w:p w:rsidR="007F47FE" w:rsidRDefault="007F47FE">
      <w:pPr>
        <w:rPr>
          <w:lang w:val="en-US"/>
        </w:rPr>
      </w:pPr>
      <w:r>
        <w:rPr>
          <w:lang w:val="en-US"/>
        </w:rPr>
        <w:t xml:space="preserve">In the next step we have to create two classes. The first class named “MD5” has to inherit from IHash, and the second class named </w:t>
      </w:r>
      <w:r w:rsidR="003403CE">
        <w:rPr>
          <w:lang w:val="en-US"/>
        </w:rPr>
        <w:t>“MD5Settings”from I</w:t>
      </w:r>
      <w:r>
        <w:rPr>
          <w:lang w:val="en-US"/>
        </w:rPr>
        <w:t>Settings.</w:t>
      </w:r>
    </w:p>
    <w:p w:rsidR="007F47FE" w:rsidRPr="00491168" w:rsidRDefault="007F47FE" w:rsidP="00C15BB7">
      <w:pPr>
        <w:pStyle w:val="Formatvorlage2"/>
        <w:numPr>
          <w:ilvl w:val="1"/>
          <w:numId w:val="14"/>
        </w:numPr>
        <w:rPr>
          <w:lang w:val="en-GB"/>
        </w:rPr>
      </w:pPr>
      <w:bookmarkStart w:id="5" w:name="_Toc234921597"/>
      <w:r w:rsidRPr="00491168">
        <w:rPr>
          <w:lang w:val="en-GB"/>
        </w:rPr>
        <w:t>Create the class</w:t>
      </w:r>
      <w:r>
        <w:rPr>
          <w:lang w:val="en-GB"/>
        </w:rPr>
        <w:t xml:space="preserve"> for the algorithm (MD5)</w:t>
      </w:r>
      <w:bookmarkEnd w:id="5"/>
    </w:p>
    <w:p w:rsidR="007F47FE" w:rsidRDefault="007F47FE">
      <w:pPr>
        <w:rPr>
          <w:lang w:val="en-US"/>
        </w:rPr>
      </w:pPr>
      <w:r>
        <w:rPr>
          <w:lang w:val="en-US"/>
        </w:rPr>
        <w:t>Visual Studio automatically creates a class which has the name “Class1.cs”.  There are two ways to change the name to “MD5.cs”:</w:t>
      </w:r>
    </w:p>
    <w:p w:rsidR="007F47FE" w:rsidRPr="00162BF1" w:rsidRDefault="007F47FE" w:rsidP="00162BF1">
      <w:pPr>
        <w:pStyle w:val="Listenabsatz"/>
        <w:numPr>
          <w:ilvl w:val="0"/>
          <w:numId w:val="3"/>
        </w:numPr>
        <w:rPr>
          <w:lang w:val="en-US"/>
        </w:rPr>
      </w:pPr>
      <w:r w:rsidRPr="00162BF1">
        <w:rPr>
          <w:lang w:val="en-US"/>
        </w:rPr>
        <w:t>Rename the existent class</w:t>
      </w:r>
    </w:p>
    <w:p w:rsidR="007F47FE" w:rsidRPr="00162BF1" w:rsidRDefault="007F47FE" w:rsidP="00162BF1">
      <w:pPr>
        <w:pStyle w:val="Listenabsatz"/>
        <w:numPr>
          <w:ilvl w:val="0"/>
          <w:numId w:val="3"/>
        </w:numPr>
        <w:rPr>
          <w:lang w:val="en-US"/>
        </w:rPr>
      </w:pPr>
      <w:r w:rsidRPr="00162BF1">
        <w:rPr>
          <w:lang w:val="en-US"/>
        </w:rPr>
        <w:t xml:space="preserve">Delete the </w:t>
      </w:r>
      <w:r>
        <w:rPr>
          <w:lang w:val="en-US"/>
        </w:rPr>
        <w:t>existent</w:t>
      </w:r>
      <w:r w:rsidRPr="00162BF1">
        <w:rPr>
          <w:lang w:val="en-US"/>
        </w:rPr>
        <w:t xml:space="preserve"> class an</w:t>
      </w:r>
      <w:r>
        <w:rPr>
          <w:lang w:val="en-US"/>
        </w:rPr>
        <w:t>d</w:t>
      </w:r>
      <w:r w:rsidRPr="00162BF1">
        <w:rPr>
          <w:lang w:val="en-US"/>
        </w:rPr>
        <w:t xml:space="preserve"> create a new one.</w:t>
      </w:r>
    </w:p>
    <w:p w:rsidR="007F47FE" w:rsidRDefault="001A334E">
      <w:pPr>
        <w:rPr>
          <w:lang w:val="en-US"/>
        </w:rPr>
      </w:pPr>
      <w:r>
        <w:rPr>
          <w:lang w:val="en-US"/>
        </w:rPr>
        <w:t xml:space="preserve">Which one you choose is up to you. </w:t>
      </w:r>
      <w:r w:rsidR="007F47FE">
        <w:rPr>
          <w:lang w:val="en-US"/>
        </w:rPr>
        <w:t>We choose the second way as you can see in the next screenshot:</w:t>
      </w:r>
    </w:p>
    <w:p w:rsidR="007F47FE" w:rsidRDefault="00E37E05">
      <w:pPr>
        <w:rPr>
          <w:lang w:val="en-US"/>
        </w:rPr>
      </w:pPr>
      <w:r>
        <w:rPr>
          <w:noProof/>
          <w:lang w:eastAsia="de-DE"/>
        </w:rPr>
        <w:pict>
          <v:shape id="Bild 2" o:spid="_x0000_i1030" type="#_x0000_t75" style="width:176.45pt;height:316.55pt;visibility:visible">
            <v:imagedata r:id="rId15" o:title=""/>
          </v:shape>
        </w:pict>
      </w:r>
    </w:p>
    <w:p w:rsidR="007F47FE" w:rsidRDefault="007F47FE">
      <w:pPr>
        <w:rPr>
          <w:lang w:val="en-US"/>
        </w:rPr>
      </w:pPr>
    </w:p>
    <w:p w:rsidR="007F47FE" w:rsidRDefault="007F47FE">
      <w:pPr>
        <w:rPr>
          <w:lang w:val="en-US"/>
        </w:rPr>
      </w:pPr>
      <w:r>
        <w:rPr>
          <w:lang w:val="en-US"/>
        </w:rPr>
        <w:br w:type="page"/>
      </w:r>
      <w:r>
        <w:rPr>
          <w:lang w:val="en-US"/>
        </w:rPr>
        <w:lastRenderedPageBreak/>
        <w:t>Now make a right click on the project item</w:t>
      </w:r>
      <w:r w:rsidR="00293413">
        <w:rPr>
          <w:lang w:val="en-US"/>
        </w:rPr>
        <w:t xml:space="preserve"> “MD5” and select “Add-&gt;Class…”:</w:t>
      </w:r>
    </w:p>
    <w:p w:rsidR="007F47FE" w:rsidRDefault="00E37E05">
      <w:pPr>
        <w:rPr>
          <w:lang w:val="en-US"/>
        </w:rPr>
      </w:pPr>
      <w:r>
        <w:rPr>
          <w:noProof/>
          <w:lang w:eastAsia="de-DE"/>
        </w:rPr>
        <w:pict>
          <v:shape id="_x0000_i1031" type="#_x0000_t75" style="width:368.45pt;height:408.65pt;visibility:visible">
            <v:imagedata r:id="rId16" o:title=""/>
          </v:shape>
        </w:pict>
      </w:r>
    </w:p>
    <w:p w:rsidR="007F47FE" w:rsidRDefault="007F47FE">
      <w:pPr>
        <w:rPr>
          <w:lang w:val="en-US"/>
        </w:rPr>
      </w:pPr>
      <w:r>
        <w:rPr>
          <w:lang w:val="en-US"/>
        </w:rPr>
        <w:br w:type="page"/>
      </w:r>
      <w:r>
        <w:rPr>
          <w:lang w:val="en-US"/>
        </w:rPr>
        <w:lastRenderedPageBreak/>
        <w:t>Now give your class a unique name. We call the class as mentioned above “MD5.cs” and make it public to be available to other classes.</w:t>
      </w:r>
    </w:p>
    <w:p w:rsidR="007F47FE" w:rsidRDefault="00E37E05">
      <w:pPr>
        <w:rPr>
          <w:lang w:val="en-US"/>
        </w:rPr>
      </w:pPr>
      <w:r>
        <w:rPr>
          <w:noProof/>
          <w:lang w:eastAsia="de-DE"/>
        </w:rPr>
        <w:pict>
          <v:shape id="Bild 4" o:spid="_x0000_i1032" type="#_x0000_t75" style="width:449.5pt;height:273.1pt;visibility:visible">
            <v:imagedata r:id="rId17" o:title=""/>
          </v:shape>
        </w:pict>
      </w:r>
    </w:p>
    <w:p w:rsidR="007F47FE" w:rsidRDefault="007F47FE">
      <w:pPr>
        <w:rPr>
          <w:lang w:val="en-US"/>
        </w:rPr>
      </w:pPr>
    </w:p>
    <w:p w:rsidR="007F47FE" w:rsidRPr="00491168" w:rsidRDefault="007F47FE" w:rsidP="00C15BB7">
      <w:pPr>
        <w:pStyle w:val="Formatvorlage2"/>
        <w:numPr>
          <w:ilvl w:val="1"/>
          <w:numId w:val="14"/>
        </w:numPr>
        <w:rPr>
          <w:lang w:val="en-GB"/>
        </w:rPr>
      </w:pPr>
      <w:bookmarkStart w:id="6" w:name="_Toc234921598"/>
      <w:r w:rsidRPr="00491168">
        <w:rPr>
          <w:lang w:val="en-GB"/>
        </w:rPr>
        <w:t>Create the class</w:t>
      </w:r>
      <w:r>
        <w:rPr>
          <w:lang w:val="en-GB"/>
        </w:rPr>
        <w:t xml:space="preserve"> for the settings (MD5Settings)</w:t>
      </w:r>
      <w:bookmarkEnd w:id="6"/>
    </w:p>
    <w:p w:rsidR="007F47FE" w:rsidRDefault="00825C25">
      <w:pPr>
        <w:rPr>
          <w:lang w:val="en-US"/>
        </w:rPr>
      </w:pPr>
      <w:r>
        <w:rPr>
          <w:lang w:val="en-US"/>
        </w:rPr>
        <w:t xml:space="preserve">Add a second public class </w:t>
      </w:r>
      <w:r w:rsidR="001A4B83">
        <w:rPr>
          <w:lang w:val="en-US"/>
        </w:rPr>
        <w:t>for I</w:t>
      </w:r>
      <w:r w:rsidR="007F47FE">
        <w:rPr>
          <w:lang w:val="en-US"/>
        </w:rPr>
        <w:t>Settings</w:t>
      </w:r>
      <w:r>
        <w:rPr>
          <w:lang w:val="en-US"/>
        </w:rPr>
        <w:t xml:space="preserve"> in the same way</w:t>
      </w:r>
      <w:r w:rsidR="007F47FE">
        <w:rPr>
          <w:lang w:val="en-US"/>
        </w:rPr>
        <w:t xml:space="preserve">. We call the class “MD5Settings”. The settings class provides the necessary information about controls, captions and descriptions and default parameters for </w:t>
      </w:r>
      <w:r w:rsidR="0059539C">
        <w:rPr>
          <w:lang w:val="en-US"/>
        </w:rPr>
        <w:t xml:space="preserve">e.g. </w:t>
      </w:r>
      <w:r w:rsidR="007F47FE">
        <w:rPr>
          <w:lang w:val="en-US"/>
        </w:rPr>
        <w:t>key</w:t>
      </w:r>
      <w:r w:rsidR="0059539C">
        <w:rPr>
          <w:lang w:val="en-US"/>
        </w:rPr>
        <w:t xml:space="preserve"> settings, alphabets, key length</w:t>
      </w:r>
      <w:r w:rsidR="007F47FE">
        <w:rPr>
          <w:lang w:val="en-US"/>
        </w:rPr>
        <w:t xml:space="preserve"> and action to build the </w:t>
      </w:r>
      <w:r w:rsidR="007F47FE" w:rsidRPr="00306389">
        <w:rPr>
          <w:b/>
          <w:bCs/>
          <w:lang w:val="en-US"/>
        </w:rPr>
        <w:t>TaskPane</w:t>
      </w:r>
      <w:r w:rsidR="00222B53">
        <w:rPr>
          <w:lang w:val="en-US"/>
        </w:rPr>
        <w:t xml:space="preserve"> in CrypTo</w:t>
      </w:r>
      <w:r w:rsidR="007F47FE">
        <w:rPr>
          <w:lang w:val="en-US"/>
        </w:rPr>
        <w:t xml:space="preserve">ol. How a </w:t>
      </w:r>
      <w:r w:rsidR="007F47FE" w:rsidRPr="00306389">
        <w:rPr>
          <w:b/>
          <w:bCs/>
          <w:lang w:val="en-US"/>
        </w:rPr>
        <w:t>TaskPane</w:t>
      </w:r>
      <w:r w:rsidR="007F47FE">
        <w:rPr>
          <w:lang w:val="en-US"/>
        </w:rPr>
        <w:t xml:space="preserve"> could look like you can see below for the example of a Caesar encryption.</w:t>
      </w:r>
    </w:p>
    <w:p w:rsidR="007F47FE" w:rsidRDefault="00E37E05">
      <w:pPr>
        <w:rPr>
          <w:lang w:val="en-US"/>
        </w:rPr>
      </w:pPr>
      <w:r w:rsidRPr="00EB15B4">
        <w:rPr>
          <w:lang w:val="en-US"/>
        </w:rPr>
        <w:pict>
          <v:shape id="_x0000_i1033" type="#_x0000_t75" style="width:162.15pt;height:240pt">
            <v:imagedata r:id="rId18" o:title=""/>
          </v:shape>
        </w:pict>
      </w:r>
    </w:p>
    <w:p w:rsidR="007F47FE" w:rsidRPr="00491168" w:rsidRDefault="007F47FE" w:rsidP="00C15BB7">
      <w:pPr>
        <w:pStyle w:val="Formatvorlage2"/>
        <w:numPr>
          <w:ilvl w:val="1"/>
          <w:numId w:val="14"/>
        </w:numPr>
        <w:rPr>
          <w:lang w:val="en-GB"/>
        </w:rPr>
      </w:pPr>
      <w:bookmarkStart w:id="7" w:name="_Ref234835644"/>
      <w:bookmarkStart w:id="8" w:name="_Toc234921599"/>
      <w:r>
        <w:rPr>
          <w:lang w:val="en-GB"/>
        </w:rPr>
        <w:lastRenderedPageBreak/>
        <w:t>Add namespace for the class MD5 and the place from where to inherit</w:t>
      </w:r>
      <w:bookmarkEnd w:id="7"/>
      <w:bookmarkEnd w:id="8"/>
    </w:p>
    <w:p w:rsidR="007F47FE" w:rsidRDefault="007F47FE">
      <w:pPr>
        <w:rPr>
          <w:lang w:val="en-US"/>
        </w:rPr>
      </w:pPr>
      <w:r>
        <w:rPr>
          <w:lang w:val="en-US"/>
        </w:rPr>
        <w:t xml:space="preserve">Now open the “MD5.cs” file by double clicking on it at the Solution Explorer and include the </w:t>
      </w:r>
      <w:r w:rsidR="00F11286">
        <w:rPr>
          <w:lang w:val="en-US"/>
        </w:rPr>
        <w:t>necessary</w:t>
      </w:r>
      <w:r>
        <w:rPr>
          <w:lang w:val="en-US"/>
        </w:rPr>
        <w:t xml:space="preserve"> namespace</w:t>
      </w:r>
      <w:r w:rsidR="00F11286">
        <w:rPr>
          <w:lang w:val="en-US"/>
        </w:rPr>
        <w:t>s</w:t>
      </w:r>
      <w:r>
        <w:rPr>
          <w:lang w:val="en-US"/>
        </w:rPr>
        <w:t xml:space="preserve"> to the class header by typing in </w:t>
      </w:r>
      <w:r w:rsidR="00F11286">
        <w:rPr>
          <w:lang w:val="en-US"/>
        </w:rPr>
        <w:t xml:space="preserve">the according “using” statement. </w:t>
      </w:r>
      <w:r w:rsidR="00131169">
        <w:rPr>
          <w:lang w:val="en-US"/>
        </w:rPr>
        <w:t xml:space="preserve">The </w:t>
      </w:r>
      <w:r w:rsidR="00EB4C00">
        <w:rPr>
          <w:lang w:val="en-US"/>
        </w:rPr>
        <w:t>CrypT</w:t>
      </w:r>
      <w:r w:rsidR="00F11286">
        <w:rPr>
          <w:lang w:val="en-US"/>
        </w:rPr>
        <w:t>ool 2</w:t>
      </w:r>
      <w:r w:rsidR="00EA5ABC">
        <w:rPr>
          <w:lang w:val="en-US"/>
        </w:rPr>
        <w:t>.0</w:t>
      </w:r>
      <w:r w:rsidR="00F11286">
        <w:rPr>
          <w:lang w:val="en-US"/>
        </w:rPr>
        <w:t xml:space="preserve"> </w:t>
      </w:r>
      <w:r w:rsidR="00131169">
        <w:rPr>
          <w:lang w:val="en-US"/>
        </w:rPr>
        <w:t xml:space="preserve">API </w:t>
      </w:r>
      <w:r w:rsidR="00F11286">
        <w:rPr>
          <w:lang w:val="en-US"/>
        </w:rPr>
        <w:t>provides the following namespaces:</w:t>
      </w:r>
    </w:p>
    <w:p w:rsidR="00F11286" w:rsidRDefault="00FB320C" w:rsidP="00FB320C">
      <w:pPr>
        <w:numPr>
          <w:ilvl w:val="0"/>
          <w:numId w:val="3"/>
        </w:numPr>
        <w:rPr>
          <w:lang w:val="en-US"/>
        </w:rPr>
      </w:pPr>
      <w:r>
        <w:rPr>
          <w:lang w:val="en-US"/>
        </w:rPr>
        <w:t xml:space="preserve">Cryptool.PluginBase = </w:t>
      </w:r>
      <w:r w:rsidR="0065226B">
        <w:rPr>
          <w:lang w:val="en-US"/>
        </w:rPr>
        <w:t>i</w:t>
      </w:r>
      <w:r w:rsidR="003B408E">
        <w:rPr>
          <w:lang w:val="en-US"/>
        </w:rPr>
        <w:t>nterfaces</w:t>
      </w:r>
      <w:r w:rsidR="00EA5ABC">
        <w:rPr>
          <w:lang w:val="en-US"/>
        </w:rPr>
        <w:t xml:space="preserve"> like</w:t>
      </w:r>
      <w:r w:rsidR="003B408E">
        <w:rPr>
          <w:lang w:val="en-US"/>
        </w:rPr>
        <w:t xml:space="preserve"> IPlugin,</w:t>
      </w:r>
      <w:r w:rsidR="00C0147C">
        <w:rPr>
          <w:lang w:val="en-US"/>
        </w:rPr>
        <w:t xml:space="preserve"> IHash,</w:t>
      </w:r>
      <w:r w:rsidR="003B408E">
        <w:rPr>
          <w:lang w:val="en-US"/>
        </w:rPr>
        <w:t xml:space="preserve"> ISettings, </w:t>
      </w:r>
      <w:r w:rsidR="00155BCD">
        <w:rPr>
          <w:lang w:val="en-US"/>
        </w:rPr>
        <w:t>attributes, enumerations, delegates</w:t>
      </w:r>
      <w:r w:rsidR="00085510">
        <w:rPr>
          <w:lang w:val="en-US"/>
        </w:rPr>
        <w:t xml:space="preserve"> and extensions.</w:t>
      </w:r>
    </w:p>
    <w:p w:rsidR="00085510" w:rsidRDefault="00B70BA1" w:rsidP="00FB320C">
      <w:pPr>
        <w:numPr>
          <w:ilvl w:val="0"/>
          <w:numId w:val="3"/>
        </w:numPr>
        <w:rPr>
          <w:lang w:val="en-US"/>
        </w:rPr>
      </w:pPr>
      <w:r>
        <w:rPr>
          <w:lang w:val="en-US"/>
        </w:rPr>
        <w:t>Cryptool.PluginBase.Analysis = interface for the crypto analysis plugins like “Stream Comparator”</w:t>
      </w:r>
    </w:p>
    <w:p w:rsidR="00B70BA1" w:rsidRDefault="00B70BA1" w:rsidP="00FB320C">
      <w:pPr>
        <w:numPr>
          <w:ilvl w:val="0"/>
          <w:numId w:val="3"/>
        </w:numPr>
        <w:rPr>
          <w:lang w:val="en-US"/>
        </w:rPr>
      </w:pPr>
      <w:r>
        <w:rPr>
          <w:lang w:val="en-US"/>
        </w:rPr>
        <w:t>Cryptool.PluginBase.Cryptography = interface for all encryption and hash algorithms like AES, DES or MD5 hash</w:t>
      </w:r>
    </w:p>
    <w:p w:rsidR="00B70BA1" w:rsidRDefault="00623FF7" w:rsidP="00FB320C">
      <w:pPr>
        <w:numPr>
          <w:ilvl w:val="0"/>
          <w:numId w:val="3"/>
        </w:numPr>
        <w:rPr>
          <w:lang w:val="en-US"/>
        </w:rPr>
      </w:pPr>
      <w:r>
        <w:rPr>
          <w:lang w:val="en-US"/>
        </w:rPr>
        <w:t>Cryptool.PluginBase.</w:t>
      </w:r>
      <w:r w:rsidR="008C26B6">
        <w:rPr>
          <w:lang w:val="en-US"/>
        </w:rPr>
        <w:t>Editor = interface for editor</w:t>
      </w:r>
      <w:r w:rsidR="00B20D4F">
        <w:rPr>
          <w:lang w:val="en-US"/>
        </w:rPr>
        <w:t>s</w:t>
      </w:r>
      <w:r w:rsidR="00EB4C00">
        <w:rPr>
          <w:lang w:val="en-US"/>
        </w:rPr>
        <w:t xml:space="preserve"> you want to implement for CrypT</w:t>
      </w:r>
      <w:r w:rsidR="008C26B6">
        <w:rPr>
          <w:lang w:val="en-US"/>
        </w:rPr>
        <w:t>ool 2.0 like the default editor</w:t>
      </w:r>
    </w:p>
    <w:p w:rsidR="008C26B6" w:rsidRDefault="008C26B6" w:rsidP="00FB320C">
      <w:pPr>
        <w:numPr>
          <w:ilvl w:val="0"/>
          <w:numId w:val="3"/>
        </w:numPr>
        <w:rPr>
          <w:lang w:val="en-US"/>
        </w:rPr>
      </w:pPr>
      <w:r>
        <w:rPr>
          <w:lang w:val="en-US"/>
        </w:rPr>
        <w:t xml:space="preserve">Cryptool.PluginBase.Generator = </w:t>
      </w:r>
      <w:r w:rsidR="00A116EF">
        <w:rPr>
          <w:lang w:val="en-US"/>
        </w:rPr>
        <w:t>interface for generators like the random input generator</w:t>
      </w:r>
    </w:p>
    <w:p w:rsidR="00A116EF" w:rsidRDefault="00A116EF" w:rsidP="00FB320C">
      <w:pPr>
        <w:numPr>
          <w:ilvl w:val="0"/>
          <w:numId w:val="3"/>
        </w:numPr>
        <w:rPr>
          <w:lang w:val="en-US"/>
        </w:rPr>
      </w:pPr>
      <w:r>
        <w:rPr>
          <w:lang w:val="en-US"/>
        </w:rPr>
        <w:t>Cryptool.PluginBase.</w:t>
      </w:r>
      <w:r w:rsidR="00337BE3">
        <w:rPr>
          <w:lang w:val="en-US"/>
        </w:rPr>
        <w:t>IO = interface</w:t>
      </w:r>
      <w:r w:rsidR="000D513E">
        <w:rPr>
          <w:lang w:val="en-US"/>
        </w:rPr>
        <w:t xml:space="preserve"> for</w:t>
      </w:r>
      <w:r w:rsidR="005622CD">
        <w:rPr>
          <w:lang w:val="en-US"/>
        </w:rPr>
        <w:t xml:space="preserve"> CryptoolStream,</w:t>
      </w:r>
      <w:r w:rsidR="000C7BD8">
        <w:rPr>
          <w:lang w:val="en-US"/>
        </w:rPr>
        <w:t xml:space="preserve"> input and output plugins like text input, file input, text output and file output</w:t>
      </w:r>
    </w:p>
    <w:p w:rsidR="000C7BD8" w:rsidRDefault="007A64A8" w:rsidP="00FB320C">
      <w:pPr>
        <w:numPr>
          <w:ilvl w:val="0"/>
          <w:numId w:val="3"/>
        </w:numPr>
        <w:rPr>
          <w:lang w:val="en-US"/>
        </w:rPr>
      </w:pPr>
      <w:r>
        <w:rPr>
          <w:lang w:val="en-US"/>
        </w:rPr>
        <w:t xml:space="preserve">Cryptool.PluginBase.Miscellaneous = </w:t>
      </w:r>
      <w:r w:rsidR="005622CD">
        <w:rPr>
          <w:lang w:val="en-US"/>
        </w:rPr>
        <w:t>provides all event helper</w:t>
      </w:r>
      <w:r w:rsidR="00DC57BB">
        <w:rPr>
          <w:lang w:val="en-US"/>
        </w:rPr>
        <w:t xml:space="preserve"> like GuiLogMessage or PropertyChanged</w:t>
      </w:r>
    </w:p>
    <w:p w:rsidR="00DC57BB" w:rsidRDefault="00DC57BB" w:rsidP="00FB320C">
      <w:pPr>
        <w:numPr>
          <w:ilvl w:val="0"/>
          <w:numId w:val="3"/>
        </w:numPr>
        <w:rPr>
          <w:lang w:val="en-US"/>
        </w:rPr>
      </w:pPr>
      <w:r>
        <w:rPr>
          <w:lang w:val="en-US"/>
        </w:rPr>
        <w:t>Cryptool.PluginBase.Tool = interface f</w:t>
      </w:r>
      <w:r w:rsidR="00EB4C00">
        <w:rPr>
          <w:lang w:val="en-US"/>
        </w:rPr>
        <w:t>or all foreign tools which CrypT</w:t>
      </w:r>
      <w:r>
        <w:rPr>
          <w:lang w:val="en-US"/>
        </w:rPr>
        <w:t>ool 2.0 has to provide and which do</w:t>
      </w:r>
      <w:r w:rsidR="00EB4C00">
        <w:rPr>
          <w:lang w:val="en-US"/>
        </w:rPr>
        <w:t>es not exactly support the CrypT</w:t>
      </w:r>
      <w:r>
        <w:rPr>
          <w:lang w:val="en-US"/>
        </w:rPr>
        <w:t>ool 2.0 API</w:t>
      </w:r>
    </w:p>
    <w:p w:rsidR="002318A6" w:rsidRDefault="002318A6" w:rsidP="00FB320C">
      <w:pPr>
        <w:numPr>
          <w:ilvl w:val="0"/>
          <w:numId w:val="3"/>
        </w:numPr>
        <w:rPr>
          <w:lang w:val="en-US"/>
        </w:rPr>
      </w:pPr>
      <w:r>
        <w:rPr>
          <w:lang w:val="en-US"/>
        </w:rPr>
        <w:t xml:space="preserve">Cryptool.PluginBase.Validation = </w:t>
      </w:r>
      <w:r w:rsidR="00A43554">
        <w:rPr>
          <w:lang w:val="en-US"/>
        </w:rPr>
        <w:t>interface which provides method for validation like regular expression</w:t>
      </w:r>
    </w:p>
    <w:p w:rsidR="0000485C" w:rsidRDefault="00A76B3F" w:rsidP="00A76B3F">
      <w:pPr>
        <w:rPr>
          <w:lang w:val="en-US"/>
        </w:rPr>
      </w:pPr>
      <w:r>
        <w:rPr>
          <w:lang w:val="en-US"/>
        </w:rPr>
        <w:t xml:space="preserve">In this case we want to implement a MD5 hash which means we need to </w:t>
      </w:r>
      <w:r w:rsidR="00B20D4F">
        <w:rPr>
          <w:lang w:val="en-US"/>
        </w:rPr>
        <w:t>include</w:t>
      </w:r>
      <w:r>
        <w:rPr>
          <w:lang w:val="en-US"/>
        </w:rPr>
        <w:t xml:space="preserve"> the </w:t>
      </w:r>
      <w:r w:rsidR="0000485C">
        <w:rPr>
          <w:lang w:val="en-US"/>
        </w:rPr>
        <w:t xml:space="preserve">following </w:t>
      </w:r>
      <w:r>
        <w:rPr>
          <w:lang w:val="en-US"/>
        </w:rPr>
        <w:t>namespace</w:t>
      </w:r>
      <w:r w:rsidR="004C00C8">
        <w:rPr>
          <w:lang w:val="en-US"/>
        </w:rPr>
        <w:t>s</w:t>
      </w:r>
      <w:r w:rsidR="0000485C">
        <w:rPr>
          <w:lang w:val="en-US"/>
        </w:rPr>
        <w:t>:</w:t>
      </w:r>
    </w:p>
    <w:p w:rsidR="0000485C" w:rsidRDefault="00A76B3F" w:rsidP="0000485C">
      <w:pPr>
        <w:numPr>
          <w:ilvl w:val="0"/>
          <w:numId w:val="20"/>
        </w:numPr>
        <w:rPr>
          <w:lang w:val="en-US"/>
        </w:rPr>
      </w:pPr>
      <w:r>
        <w:rPr>
          <w:lang w:val="en-US"/>
        </w:rPr>
        <w:t>“Cryptool.PluginBase” to provide “ISetti</w:t>
      </w:r>
      <w:r w:rsidR="0000485C">
        <w:rPr>
          <w:lang w:val="en-US"/>
        </w:rPr>
        <w:t>ngs” for the MD5Settings class</w:t>
      </w:r>
    </w:p>
    <w:p w:rsidR="0000485C" w:rsidRDefault="00A76B3F" w:rsidP="0000485C">
      <w:pPr>
        <w:numPr>
          <w:ilvl w:val="0"/>
          <w:numId w:val="20"/>
        </w:numPr>
        <w:rPr>
          <w:lang w:val="en-US"/>
        </w:rPr>
      </w:pPr>
      <w:r>
        <w:rPr>
          <w:lang w:val="en-US"/>
        </w:rPr>
        <w:t>“Cryptool.PluginBase.Cryptography” to pr</w:t>
      </w:r>
      <w:r w:rsidR="0000485C">
        <w:rPr>
          <w:lang w:val="en-US"/>
        </w:rPr>
        <w:t>ovide “IHash” for the MD5 class</w:t>
      </w:r>
    </w:p>
    <w:p w:rsidR="00A76B3F" w:rsidRDefault="00A76B3F" w:rsidP="0000485C">
      <w:pPr>
        <w:numPr>
          <w:ilvl w:val="0"/>
          <w:numId w:val="20"/>
        </w:numPr>
        <w:rPr>
          <w:lang w:val="en-US"/>
        </w:rPr>
      </w:pPr>
      <w:r>
        <w:rPr>
          <w:lang w:val="en-US"/>
        </w:rPr>
        <w:t xml:space="preserve">“Cryptool.PluginBase.Miscellaneous” to use </w:t>
      </w:r>
      <w:r w:rsidR="00F3484B">
        <w:rPr>
          <w:lang w:val="en-US"/>
        </w:rPr>
        <w:t>the entire</w:t>
      </w:r>
      <w:r w:rsidR="006073EB">
        <w:rPr>
          <w:lang w:val="en-US"/>
        </w:rPr>
        <w:t xml:space="preserve"> CrypT</w:t>
      </w:r>
      <w:r w:rsidR="0000485C">
        <w:rPr>
          <w:lang w:val="en-US"/>
        </w:rPr>
        <w:t>ool event handler</w:t>
      </w:r>
    </w:p>
    <w:p w:rsidR="00C0147C" w:rsidRDefault="00C0147C" w:rsidP="00A76B3F">
      <w:pPr>
        <w:rPr>
          <w:lang w:val="en-US"/>
        </w:rPr>
      </w:pPr>
    </w:p>
    <w:p w:rsidR="00C0147C" w:rsidRDefault="00C0147C" w:rsidP="00A76B3F">
      <w:pPr>
        <w:rPr>
          <w:lang w:val="en-US"/>
        </w:rPr>
      </w:pPr>
      <w:r>
        <w:rPr>
          <w:lang w:val="en-US"/>
        </w:rPr>
        <w:t xml:space="preserve">It is important to define </w:t>
      </w:r>
      <w:r w:rsidR="00245DFF">
        <w:rPr>
          <w:lang w:val="en-US"/>
        </w:rPr>
        <w:t>a new</w:t>
      </w:r>
      <w:r>
        <w:rPr>
          <w:lang w:val="en-US"/>
        </w:rPr>
        <w:t xml:space="preserve"> default namespace of our public class</w:t>
      </w:r>
      <w:r w:rsidR="00245DFF">
        <w:rPr>
          <w:lang w:val="en-US"/>
        </w:rPr>
        <w:t xml:space="preserve"> (“MD5”)</w:t>
      </w:r>
      <w:r>
        <w:rPr>
          <w:lang w:val="en-US"/>
        </w:rPr>
        <w:t>. In CrypTool the de</w:t>
      </w:r>
      <w:r w:rsidR="00245DFF">
        <w:rPr>
          <w:lang w:val="en-US"/>
        </w:rPr>
        <w:t>fault namespace is presented by</w:t>
      </w:r>
      <w:r>
        <w:rPr>
          <w:lang w:val="en-US"/>
        </w:rPr>
        <w:t xml:space="preserve"> “Cryptool.[name of class]”. Therefore our namespace has to be defined as follows: “Cryptool.MD5”.</w:t>
      </w:r>
    </w:p>
    <w:p w:rsidR="004C00C8" w:rsidRDefault="004C00C8">
      <w:pPr>
        <w:rPr>
          <w:lang w:val="en-US"/>
        </w:rPr>
      </w:pPr>
      <w:r>
        <w:rPr>
          <w:lang w:val="en-US"/>
        </w:rPr>
        <w:br w:type="page"/>
      </w:r>
      <w:r>
        <w:rPr>
          <w:lang w:val="en-US"/>
        </w:rPr>
        <w:lastRenderedPageBreak/>
        <w:t>Up to now the source code should look as you can see below:</w:t>
      </w:r>
    </w:p>
    <w:p w:rsidR="007F47FE" w:rsidRDefault="00EB15B4">
      <w:pPr>
        <w:rPr>
          <w:lang w:val="en-US"/>
        </w:rPr>
      </w:pPr>
      <w:r>
        <w:rPr>
          <w:noProof/>
          <w:lang w:eastAsia="de-DE"/>
        </w:rPr>
        <w:pict>
          <v:shapetype id="_x0000_t202" coordsize="21600,21600" o:spt="202" path="m,l,21600r21600,l21600,xe">
            <v:stroke joinstyle="miter"/>
            <v:path gradientshapeok="t" o:connecttype="rect"/>
          </v:shapetype>
          <v:shape id="_x0000_s1073" type="#_x0000_t202" style="position:absolute;margin-left:283.35pt;margin-top:66.65pt;width:160.85pt;height:27.25pt;z-index:7" stroked="f" strokecolor="white">
            <v:textbox>
              <w:txbxContent>
                <w:p w:rsidR="007254C3" w:rsidRDefault="007254C3">
                  <w:r>
                    <w:t>needed CrypTool namespaces</w:t>
                  </w:r>
                </w:p>
              </w:txbxContent>
            </v:textbox>
          </v:shape>
        </w:pict>
      </w:r>
      <w:r>
        <w:rPr>
          <w:noProof/>
          <w:lang w:eastAsia="de-DE"/>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2" type="#_x0000_t88" style="position:absolute;margin-left:242.65pt;margin-top:54.25pt;width:36.05pt;height:52.5pt;z-index:6"/>
        </w:pict>
      </w:r>
      <w:r w:rsidR="00E37E05" w:rsidRPr="00EB15B4">
        <w:rPr>
          <w:lang w:val="en-US"/>
        </w:rPr>
        <w:pict>
          <v:shape id="_x0000_i1034" type="#_x0000_t75" style="width:244.55pt;height:188.75pt">
            <v:imagedata r:id="rId19" o:title=""/>
          </v:shape>
        </w:pict>
      </w:r>
    </w:p>
    <w:p w:rsidR="007F47FE" w:rsidRDefault="007F47FE">
      <w:pPr>
        <w:rPr>
          <w:lang w:val="en-US"/>
        </w:rPr>
      </w:pPr>
      <w:r>
        <w:rPr>
          <w:lang w:val="en-US"/>
        </w:rPr>
        <w:t>Next let your class “MD5” inherit from IHash by inserting of the following statement:</w:t>
      </w:r>
    </w:p>
    <w:p w:rsidR="007F47FE" w:rsidRDefault="00EB15B4">
      <w:pPr>
        <w:rPr>
          <w:lang w:val="en-US"/>
        </w:rPr>
      </w:pPr>
      <w:r>
        <w:rPr>
          <w:noProof/>
          <w:lang w:eastAsia="de-DE"/>
        </w:rPr>
        <w:pict>
          <v:oval id="_x0000_s1028" style="position:absolute;margin-left:99.6pt;margin-top:9pt;width:77.35pt;height:45pt;z-index:2" filled="f"/>
        </w:pict>
      </w:r>
      <w:r w:rsidR="00E37E05" w:rsidRPr="00EB15B4">
        <w:rPr>
          <w:lang w:val="en-US"/>
        </w:rPr>
        <w:pict>
          <v:shape id="_x0000_i1035" type="#_x0000_t75" style="width:175.8pt;height:75.25pt">
            <v:imagedata r:id="rId20" o:title=""/>
          </v:shape>
        </w:pict>
      </w:r>
    </w:p>
    <w:p w:rsidR="007F47FE" w:rsidRPr="00491168" w:rsidRDefault="007F47FE" w:rsidP="00C15BB7">
      <w:pPr>
        <w:pStyle w:val="Formatvorlage2"/>
        <w:numPr>
          <w:ilvl w:val="1"/>
          <w:numId w:val="14"/>
        </w:numPr>
        <w:rPr>
          <w:lang w:val="en-GB"/>
        </w:rPr>
      </w:pPr>
      <w:bookmarkStart w:id="9" w:name="_Toc234921600"/>
      <w:r>
        <w:rPr>
          <w:lang w:val="en-GB"/>
        </w:rPr>
        <w:t xml:space="preserve">Add the interface functions for </w:t>
      </w:r>
      <w:r w:rsidRPr="00491168">
        <w:rPr>
          <w:lang w:val="en-GB"/>
        </w:rPr>
        <w:t>the class</w:t>
      </w:r>
      <w:r>
        <w:rPr>
          <w:lang w:val="en-GB"/>
        </w:rPr>
        <w:t xml:space="preserve"> MD5</w:t>
      </w:r>
      <w:bookmarkEnd w:id="9"/>
    </w:p>
    <w:p w:rsidR="007F47FE" w:rsidRDefault="007F47FE">
      <w:pPr>
        <w:rPr>
          <w:lang w:val="en-US"/>
        </w:rPr>
      </w:pPr>
      <w:r>
        <w:rPr>
          <w:lang w:val="en-US"/>
        </w:rPr>
        <w:t>There is an underscore at the</w:t>
      </w:r>
      <w:r w:rsidR="0076751E">
        <w:rPr>
          <w:lang w:val="en-US"/>
        </w:rPr>
        <w:t xml:space="preserve"> </w:t>
      </w:r>
      <w:r w:rsidR="0076751E" w:rsidRPr="00DD794E">
        <w:rPr>
          <w:rFonts w:ascii="Courier New" w:hAnsi="Courier New" w:cs="Courier New"/>
          <w:lang w:val="en-US"/>
        </w:rPr>
        <w:t>I</w:t>
      </w:r>
      <w:r w:rsidR="0076751E">
        <w:rPr>
          <w:lang w:val="en-US"/>
        </w:rPr>
        <w:t xml:space="preserve"> in</w:t>
      </w:r>
      <w:r>
        <w:rPr>
          <w:lang w:val="en-US"/>
        </w:rPr>
        <w:t xml:space="preserve"> IHash statement. Move your mouse over it or place the cursor at it and press “Shift+Alt+F10” and you will see the following submenu:</w:t>
      </w:r>
    </w:p>
    <w:p w:rsidR="007F47FE" w:rsidRDefault="00E37E05">
      <w:pPr>
        <w:rPr>
          <w:lang w:val="en-US"/>
        </w:rPr>
      </w:pPr>
      <w:r w:rsidRPr="00EB15B4">
        <w:rPr>
          <w:lang w:val="en-US"/>
        </w:rPr>
        <w:pict>
          <v:shape id="_x0000_i1036" type="#_x0000_t75" style="width:387.25pt;height:104.45pt">
            <v:imagedata r:id="rId21" o:title=""/>
          </v:shape>
        </w:pict>
      </w:r>
    </w:p>
    <w:p w:rsidR="007F47FE" w:rsidRDefault="007F47FE">
      <w:pPr>
        <w:rPr>
          <w:lang w:val="en-US"/>
        </w:rPr>
      </w:pPr>
      <w:r>
        <w:rPr>
          <w:lang w:val="en-US"/>
        </w:rPr>
        <w:t>Choose the item “Implement interface ‘IHash’”. Visual Studio will now place all available and needed interface me</w:t>
      </w:r>
      <w:r w:rsidR="00D75BCD">
        <w:rPr>
          <w:lang w:val="en-US"/>
        </w:rPr>
        <w:t>mbers to interact with the CrypT</w:t>
      </w:r>
      <w:r>
        <w:rPr>
          <w:lang w:val="en-US"/>
        </w:rPr>
        <w:t>ool core (this saves you also a lot of typing code).</w:t>
      </w:r>
    </w:p>
    <w:p w:rsidR="007F47FE" w:rsidRDefault="007F47FE">
      <w:pPr>
        <w:rPr>
          <w:lang w:val="en-US"/>
        </w:rPr>
      </w:pPr>
      <w:r>
        <w:rPr>
          <w:lang w:val="en-US"/>
        </w:rPr>
        <w:br w:type="page"/>
      </w:r>
      <w:r>
        <w:rPr>
          <w:lang w:val="en-US"/>
        </w:rPr>
        <w:lastRenderedPageBreak/>
        <w:t>Your code will now look like this:</w:t>
      </w:r>
      <w:r w:rsidR="00AA01F3">
        <w:rPr>
          <w:lang w:val="en-US"/>
        </w:rPr>
        <w:t xml:space="preserve"> </w:t>
      </w:r>
    </w:p>
    <w:p w:rsidR="007F47FE" w:rsidRDefault="00914E2E">
      <w:pPr>
        <w:rPr>
          <w:lang w:val="en-US"/>
        </w:rPr>
      </w:pPr>
      <w:r>
        <w:object w:dxaOrig="2714" w:dyaOrig="4320">
          <v:shape id="_x0000_i1037" type="#_x0000_t75" style="width:368.45pt;height:683.7pt" o:ole="">
            <v:imagedata r:id="rId22" o:title=""/>
          </v:shape>
          <o:OLEObject Type="Embed" ProgID="PBrush" ShapeID="_x0000_i1037" DrawAspect="Content" ObjectID="_1308663461" r:id="rId23"/>
        </w:object>
      </w:r>
    </w:p>
    <w:p w:rsidR="007F47FE" w:rsidRPr="00491168" w:rsidRDefault="007F47FE" w:rsidP="00C15BB7">
      <w:pPr>
        <w:pStyle w:val="Formatvorlage2"/>
        <w:numPr>
          <w:ilvl w:val="1"/>
          <w:numId w:val="14"/>
        </w:numPr>
        <w:rPr>
          <w:lang w:val="en-GB"/>
        </w:rPr>
      </w:pPr>
      <w:r>
        <w:rPr>
          <w:lang w:val="en-GB"/>
        </w:rPr>
        <w:br w:type="page"/>
      </w:r>
      <w:bookmarkStart w:id="10" w:name="_Toc234921601"/>
      <w:r>
        <w:rPr>
          <w:lang w:val="en-GB"/>
        </w:rPr>
        <w:lastRenderedPageBreak/>
        <w:t xml:space="preserve">Add namespace and interfaces for </w:t>
      </w:r>
      <w:r w:rsidRPr="00491168">
        <w:rPr>
          <w:lang w:val="en-GB"/>
        </w:rPr>
        <w:t>the class</w:t>
      </w:r>
      <w:r>
        <w:rPr>
          <w:lang w:val="en-GB"/>
        </w:rPr>
        <w:t xml:space="preserve"> MD5Settings</w:t>
      </w:r>
      <w:bookmarkEnd w:id="10"/>
    </w:p>
    <w:p w:rsidR="007F47FE" w:rsidRDefault="007F47FE">
      <w:pPr>
        <w:rPr>
          <w:lang w:val="en-US"/>
        </w:rPr>
      </w:pPr>
      <w:r>
        <w:rPr>
          <w:lang w:val="en-US"/>
        </w:rPr>
        <w:t>Let’s now take a look at the second class “MD5Settings” by double clicking at the “MD5Settings.cs” file at the Solution Explorer. First we also have to include the namespace of “Cryptool.PluginBase” to the class header</w:t>
      </w:r>
      <w:r w:rsidR="00C01CDA">
        <w:rPr>
          <w:lang w:val="en-US"/>
        </w:rPr>
        <w:t xml:space="preserve"> </w:t>
      </w:r>
      <w:r>
        <w:rPr>
          <w:lang w:val="en-US"/>
        </w:rPr>
        <w:t>and let the settin</w:t>
      </w:r>
      <w:r w:rsidR="00A33A6F">
        <w:rPr>
          <w:lang w:val="en-US"/>
        </w:rPr>
        <w:t>gs class inherit from “I</w:t>
      </w:r>
      <w:r>
        <w:rPr>
          <w:lang w:val="en-US"/>
        </w:rPr>
        <w:t>Settings” analogous as seen before at the MD5 class. Visual Studio will here also automatically place code</w:t>
      </w:r>
      <w:r w:rsidR="00D657EE">
        <w:rPr>
          <w:lang w:val="en-US"/>
        </w:rPr>
        <w:t xml:space="preserve"> from the CrypT</w:t>
      </w:r>
      <w:r>
        <w:rPr>
          <w:lang w:val="en-US"/>
        </w:rPr>
        <w:t>ool interface if available.</w:t>
      </w:r>
    </w:p>
    <w:p w:rsidR="007F47FE" w:rsidRPr="003A6BC2" w:rsidRDefault="00EB15B4">
      <w:pPr>
        <w:rPr>
          <w:lang w:val="en-US"/>
        </w:rPr>
      </w:pPr>
      <w:r>
        <w:rPr>
          <w:noProof/>
          <w:lang w:eastAsia="de-DE"/>
        </w:rPr>
        <w:pict>
          <v:oval id="_x0000_s1029" style="position:absolute;margin-left:136.6pt;margin-top:93.8pt;width:91pt;height:17.9pt;z-index:1" filled="f"/>
        </w:pict>
      </w:r>
      <w:r w:rsidR="00E37E05" w:rsidRPr="00EB15B4">
        <w:rPr>
          <w:lang w:val="en-US"/>
        </w:rPr>
        <w:pict>
          <v:shape id="_x0000_i1038" type="#_x0000_t75" style="width:453.4pt;height:372.3pt">
            <v:imagedata r:id="rId24" o:title=""/>
          </v:shape>
        </w:pict>
      </w:r>
    </w:p>
    <w:p w:rsidR="007F47FE" w:rsidRDefault="007F47FE">
      <w:pPr>
        <w:rPr>
          <w:lang w:val="en-US"/>
        </w:rPr>
      </w:pPr>
    </w:p>
    <w:p w:rsidR="007F47FE" w:rsidRPr="00491168" w:rsidRDefault="007F47FE" w:rsidP="00C15BB7">
      <w:pPr>
        <w:pStyle w:val="Formatvorlage2"/>
        <w:numPr>
          <w:ilvl w:val="1"/>
          <w:numId w:val="14"/>
        </w:numPr>
        <w:rPr>
          <w:lang w:val="en-GB"/>
        </w:rPr>
      </w:pPr>
      <w:bookmarkStart w:id="11" w:name="_Toc234921602"/>
      <w:r>
        <w:rPr>
          <w:lang w:val="en-GB"/>
        </w:rPr>
        <w:t xml:space="preserve">Add controls for </w:t>
      </w:r>
      <w:r w:rsidRPr="00491168">
        <w:rPr>
          <w:lang w:val="en-GB"/>
        </w:rPr>
        <w:t>the class</w:t>
      </w:r>
      <w:r>
        <w:rPr>
          <w:lang w:val="en-GB"/>
        </w:rPr>
        <w:t xml:space="preserve"> MD5Settings (if needed)</w:t>
      </w:r>
      <w:bookmarkEnd w:id="11"/>
    </w:p>
    <w:p w:rsidR="00D51527" w:rsidRDefault="007F47FE">
      <w:pPr>
        <w:rPr>
          <w:lang w:val="en-US"/>
        </w:rPr>
      </w:pPr>
      <w:r>
        <w:rPr>
          <w:lang w:val="en-US"/>
        </w:rPr>
        <w:t>Now we have to implement some kind of controls (like button, text b</w:t>
      </w:r>
      <w:r w:rsidR="00D657EE">
        <w:rPr>
          <w:lang w:val="en-US"/>
        </w:rPr>
        <w:t>ox) if we need them in the CrypT</w:t>
      </w:r>
      <w:r>
        <w:rPr>
          <w:lang w:val="en-US"/>
        </w:rPr>
        <w:t xml:space="preserve">ool </w:t>
      </w:r>
      <w:r w:rsidRPr="00517E20">
        <w:rPr>
          <w:b/>
          <w:bCs/>
          <w:lang w:val="en-US"/>
        </w:rPr>
        <w:t>TaskPane</w:t>
      </w:r>
      <w:r>
        <w:rPr>
          <w:lang w:val="en-US"/>
        </w:rPr>
        <w:t xml:space="preserve"> to modify settings of the algorithm. Our MD5 hash algorithm doesn’t have any kind of settings, so we will let this class empty. In this case the </w:t>
      </w:r>
      <w:r w:rsidRPr="00B730C2">
        <w:rPr>
          <w:b/>
          <w:bCs/>
          <w:lang w:val="en-US"/>
        </w:rPr>
        <w:t>TaskPane</w:t>
      </w:r>
      <w:r w:rsidR="00D657EE">
        <w:rPr>
          <w:lang w:val="en-US"/>
        </w:rPr>
        <w:t xml:space="preserve"> will be empty in CrypT</w:t>
      </w:r>
      <w:r>
        <w:rPr>
          <w:lang w:val="en-US"/>
        </w:rPr>
        <w:t>ool.</w:t>
      </w:r>
      <w:r w:rsidR="00EC1CA7">
        <w:rPr>
          <w:lang w:val="en-US"/>
        </w:rPr>
        <w:t xml:space="preserve"> The only modification we have to do is to finish the implementation of the “HasChanges” property to avoid any “NotImplementedEx</w:t>
      </w:r>
      <w:r w:rsidR="001D4830">
        <w:rPr>
          <w:lang w:val="en-US"/>
        </w:rPr>
        <w:t>c</w:t>
      </w:r>
      <w:r w:rsidR="00EC1CA7">
        <w:rPr>
          <w:lang w:val="en-US"/>
        </w:rPr>
        <w:t>e</w:t>
      </w:r>
      <w:r w:rsidR="001D4830">
        <w:rPr>
          <w:lang w:val="en-US"/>
        </w:rPr>
        <w:t>p</w:t>
      </w:r>
      <w:r w:rsidR="00EC1CA7">
        <w:rPr>
          <w:lang w:val="en-US"/>
        </w:rPr>
        <w:t>tion”</w:t>
      </w:r>
      <w:r w:rsidR="00B060B1">
        <w:rPr>
          <w:lang w:val="en-US"/>
        </w:rPr>
        <w:t>.</w:t>
      </w:r>
      <w:r w:rsidR="003306DC">
        <w:rPr>
          <w:lang w:val="en-US"/>
        </w:rPr>
        <w:t xml:space="preserve"> If you want to provide a TaskPane with some kind of controls, take a look at the encryption HowTo which you can download at:</w:t>
      </w:r>
    </w:p>
    <w:p w:rsidR="003306DC" w:rsidRDefault="00EB15B4">
      <w:pPr>
        <w:rPr>
          <w:lang w:val="en-US"/>
        </w:rPr>
      </w:pPr>
      <w:hyperlink r:id="rId25" w:history="1">
        <w:r w:rsidR="003306DC" w:rsidRPr="006E520D">
          <w:rPr>
            <w:rStyle w:val="Hyperlink"/>
            <w:lang w:val="en-US"/>
          </w:rPr>
          <w:t>http://cryptool2.vs.uni-due.de/downloads/howto/howto_encryptionplugin.pdf</w:t>
        </w:r>
      </w:hyperlink>
    </w:p>
    <w:p w:rsidR="003306DC" w:rsidRDefault="003306DC">
      <w:pPr>
        <w:rPr>
          <w:lang w:val="en-US"/>
        </w:rPr>
      </w:pPr>
    </w:p>
    <w:p w:rsidR="007F47FE" w:rsidRDefault="00D51527">
      <w:pPr>
        <w:rPr>
          <w:lang w:val="en-US"/>
        </w:rPr>
      </w:pPr>
      <w:r>
        <w:rPr>
          <w:lang w:val="en-US"/>
        </w:rPr>
        <w:br w:type="page"/>
      </w:r>
      <w:r w:rsidR="00521741">
        <w:rPr>
          <w:lang w:val="en-US"/>
        </w:rPr>
        <w:lastRenderedPageBreak/>
        <w:t>The code should look now like this:</w:t>
      </w:r>
    </w:p>
    <w:p w:rsidR="00521741" w:rsidRPr="00517E20" w:rsidRDefault="00E37E05">
      <w:pPr>
        <w:rPr>
          <w:lang w:val="en-US"/>
        </w:rPr>
      </w:pPr>
      <w:r w:rsidRPr="00EB15B4">
        <w:rPr>
          <w:lang w:val="en-US"/>
        </w:rPr>
        <w:pict>
          <v:shape id="_x0000_i1039" type="#_x0000_t75" style="width:453.4pt;height:393.1pt">
            <v:imagedata r:id="rId26" o:title=""/>
          </v:shape>
        </w:pict>
      </w:r>
    </w:p>
    <w:p w:rsidR="007F47FE" w:rsidRDefault="007F47FE" w:rsidP="006B49BD">
      <w:pPr>
        <w:pStyle w:val="berschrift1"/>
        <w:numPr>
          <w:ilvl w:val="0"/>
          <w:numId w:val="14"/>
        </w:numPr>
        <w:spacing w:before="360" w:after="120"/>
        <w:rPr>
          <w:lang w:val="en-US"/>
        </w:rPr>
      </w:pPr>
      <w:r>
        <w:rPr>
          <w:lang w:val="en-US"/>
        </w:rPr>
        <w:br w:type="page"/>
      </w:r>
      <w:bookmarkStart w:id="12" w:name="_Toc234921603"/>
      <w:r>
        <w:rPr>
          <w:lang w:val="en-US"/>
        </w:rPr>
        <w:lastRenderedPageBreak/>
        <w:t>Select and add an image as icon for the class MD5</w:t>
      </w:r>
      <w:bookmarkEnd w:id="12"/>
    </w:p>
    <w:p w:rsidR="009A3381" w:rsidRDefault="007F47FE">
      <w:pPr>
        <w:rPr>
          <w:lang w:val="en-US"/>
        </w:rPr>
      </w:pPr>
      <w:r>
        <w:rPr>
          <w:lang w:val="en-US"/>
        </w:rPr>
        <w:t xml:space="preserve">Before we go back to the code of the MD5 class, we have to add an icon image to our project, </w:t>
      </w:r>
      <w:r w:rsidR="00F543DF">
        <w:rPr>
          <w:lang w:val="en-US"/>
        </w:rPr>
        <w:t>which will be shown in the CrypT</w:t>
      </w:r>
      <w:r>
        <w:rPr>
          <w:lang w:val="en-US"/>
        </w:rPr>
        <w:t xml:space="preserve">ool </w:t>
      </w:r>
      <w:r w:rsidRPr="008B0EF6">
        <w:rPr>
          <w:b/>
          <w:bCs/>
          <w:lang w:val="en-US"/>
        </w:rPr>
        <w:t>ribbon bar</w:t>
      </w:r>
      <w:r w:rsidR="00C751FA">
        <w:rPr>
          <w:b/>
          <w:bCs/>
          <w:lang w:val="en-US"/>
        </w:rPr>
        <w:t xml:space="preserve"> </w:t>
      </w:r>
      <w:r w:rsidR="00C751FA" w:rsidRPr="002A712A">
        <w:rPr>
          <w:bCs/>
          <w:lang w:val="en-US"/>
        </w:rPr>
        <w:t>or</w:t>
      </w:r>
      <w:r w:rsidR="002A712A" w:rsidRPr="002A712A">
        <w:rPr>
          <w:bCs/>
          <w:lang w:val="en-US"/>
        </w:rPr>
        <w:t>/and</w:t>
      </w:r>
      <w:r w:rsidR="002A712A">
        <w:rPr>
          <w:b/>
          <w:bCs/>
          <w:lang w:val="en-US"/>
        </w:rPr>
        <w:t xml:space="preserve"> navigation pane</w:t>
      </w:r>
      <w:r w:rsidR="007E33D6">
        <w:rPr>
          <w:lang w:val="en-US"/>
        </w:rPr>
        <w:t>.</w:t>
      </w:r>
      <w:r w:rsidR="00127059">
        <w:rPr>
          <w:lang w:val="en-US"/>
        </w:rPr>
        <w:t xml:space="preserve"> As there is no default, using an icon image is mandatory</w:t>
      </w:r>
      <w:r w:rsidR="009A3381">
        <w:rPr>
          <w:lang w:val="en-US"/>
        </w:rPr>
        <w:t>.</w:t>
      </w:r>
    </w:p>
    <w:p w:rsidR="009A3381" w:rsidRPr="00ED5752" w:rsidRDefault="009A3381">
      <w:pPr>
        <w:rPr>
          <w:i/>
          <w:sz w:val="18"/>
          <w:szCs w:val="18"/>
          <w:lang w:val="en-US"/>
        </w:rPr>
      </w:pPr>
      <w:r w:rsidRPr="00ED5752">
        <w:rPr>
          <w:i/>
          <w:sz w:val="18"/>
          <w:szCs w:val="18"/>
          <w:lang w:val="en-US"/>
        </w:rPr>
        <w:t xml:space="preserve">Note: </w:t>
      </w:r>
      <w:r w:rsidR="00D21A08" w:rsidRPr="00ED5752">
        <w:rPr>
          <w:i/>
          <w:sz w:val="18"/>
          <w:szCs w:val="18"/>
          <w:lang w:val="en-US"/>
        </w:rPr>
        <w:t>T</w:t>
      </w:r>
      <w:r w:rsidRPr="00ED5752">
        <w:rPr>
          <w:i/>
          <w:sz w:val="18"/>
          <w:szCs w:val="18"/>
          <w:lang w:val="en-US"/>
        </w:rPr>
        <w:t>his will be changed in future. A default icon will be used if no icon image has been provided.</w:t>
      </w:r>
    </w:p>
    <w:p w:rsidR="007F47FE" w:rsidRDefault="00127059">
      <w:pPr>
        <w:rPr>
          <w:lang w:val="en-US"/>
        </w:rPr>
      </w:pPr>
      <w:r>
        <w:rPr>
          <w:lang w:val="en-US"/>
        </w:rPr>
        <w:t xml:space="preserve">For testing purposes you may </w:t>
      </w:r>
      <w:r w:rsidR="00B34293">
        <w:rPr>
          <w:lang w:val="en-US"/>
        </w:rPr>
        <w:t>create</w:t>
      </w:r>
      <w:r>
        <w:rPr>
          <w:lang w:val="en-US"/>
        </w:rPr>
        <w:t xml:space="preserve"> a simple black and white </w:t>
      </w:r>
      <w:r w:rsidR="00B34293">
        <w:rPr>
          <w:lang w:val="en-US"/>
        </w:rPr>
        <w:t xml:space="preserve">PNG image </w:t>
      </w:r>
      <w:r>
        <w:rPr>
          <w:lang w:val="en-US"/>
        </w:rPr>
        <w:t xml:space="preserve">with MS Paint or Paint.NET. </w:t>
      </w:r>
      <w:r w:rsidR="00B34293">
        <w:rPr>
          <w:lang w:val="en-US"/>
        </w:rPr>
        <w:t xml:space="preserve">As image size you can use </w:t>
      </w:r>
      <w:r>
        <w:rPr>
          <w:lang w:val="en-US"/>
        </w:rPr>
        <w:t xml:space="preserve">40x40 </w:t>
      </w:r>
      <w:r w:rsidR="00B34293">
        <w:rPr>
          <w:lang w:val="en-US"/>
        </w:rPr>
        <w:t>pixels for example</w:t>
      </w:r>
      <w:r>
        <w:rPr>
          <w:lang w:val="en-US"/>
        </w:rPr>
        <w:t>, but as the ima</w:t>
      </w:r>
      <w:r w:rsidR="00B34293">
        <w:rPr>
          <w:lang w:val="en-US"/>
        </w:rPr>
        <w:t>ge will be scaled when required</w:t>
      </w:r>
      <w:r w:rsidR="00E37E05">
        <w:rPr>
          <w:lang w:val="en-US"/>
        </w:rPr>
        <w:t xml:space="preserve">, </w:t>
      </w:r>
      <w:r>
        <w:rPr>
          <w:lang w:val="en-US"/>
        </w:rPr>
        <w:t>any size should do it.</w:t>
      </w:r>
      <w:r w:rsidR="00B34293">
        <w:rPr>
          <w:lang w:val="en-US"/>
        </w:rPr>
        <w:t xml:space="preserve"> Place the image file in your project directory or in a subdirectory. Then</w:t>
      </w:r>
      <w:r w:rsidR="007F47FE">
        <w:rPr>
          <w:lang w:val="en-US"/>
        </w:rPr>
        <w:t xml:space="preserve"> make a right click on the project item “MD5” within the Solution Explorer, and select “Add-&gt;Existing Item…”:</w:t>
      </w:r>
    </w:p>
    <w:p w:rsidR="007F47FE" w:rsidRDefault="00E37E05">
      <w:pPr>
        <w:rPr>
          <w:lang w:val="en-US"/>
        </w:rPr>
      </w:pPr>
      <w:r>
        <w:rPr>
          <w:noProof/>
          <w:lang w:eastAsia="de-DE"/>
        </w:rPr>
        <w:pict>
          <v:shape id="Bild 7" o:spid="_x0000_i1040" type="#_x0000_t75" style="width:358.7pt;height:402.15pt;visibility:visible">
            <v:imagedata r:id="rId27" o:title=""/>
          </v:shape>
        </w:pict>
      </w:r>
    </w:p>
    <w:p w:rsidR="007F47FE" w:rsidRDefault="007F47FE">
      <w:pPr>
        <w:rPr>
          <w:lang w:val="en-US"/>
        </w:rPr>
      </w:pPr>
      <w:r>
        <w:rPr>
          <w:lang w:val="en-US"/>
        </w:rPr>
        <w:br w:type="page"/>
      </w:r>
      <w:r>
        <w:rPr>
          <w:lang w:val="en-US"/>
        </w:rPr>
        <w:lastRenderedPageBreak/>
        <w:t>Then select “Image Files” as file type, and choose the icon for your plugin:</w:t>
      </w:r>
    </w:p>
    <w:p w:rsidR="007F47FE" w:rsidRDefault="00E37E05">
      <w:pPr>
        <w:rPr>
          <w:lang w:val="en-US"/>
        </w:rPr>
      </w:pPr>
      <w:r>
        <w:rPr>
          <w:noProof/>
          <w:lang w:eastAsia="de-DE"/>
        </w:rPr>
        <w:pict>
          <v:shape id="_x0000_i1041" type="#_x0000_t75" style="width:426.15pt;height:427.45pt;visibility:visible">
            <v:imagedata r:id="rId28" o:title=""/>
          </v:shape>
        </w:pict>
      </w:r>
    </w:p>
    <w:p w:rsidR="007F47FE" w:rsidRDefault="007F47FE">
      <w:pPr>
        <w:rPr>
          <w:lang w:val="en-US"/>
        </w:rPr>
      </w:pPr>
      <w:r>
        <w:rPr>
          <w:lang w:val="en-US"/>
        </w:rPr>
        <w:br w:type="page"/>
      </w:r>
      <w:r>
        <w:rPr>
          <w:lang w:val="en-US"/>
        </w:rPr>
        <w:lastRenderedPageBreak/>
        <w:t>Finally we</w:t>
      </w:r>
      <w:r w:rsidR="00310E7C">
        <w:rPr>
          <w:lang w:val="en-US"/>
        </w:rPr>
        <w:t xml:space="preserve"> have to set the icon as a</w:t>
      </w:r>
      <w:r>
        <w:rPr>
          <w:lang w:val="en-US"/>
        </w:rPr>
        <w:t xml:space="preserve"> “Resource” to avoid providing the icon as a separate file. Make a right click on the icon and select the item “Properties”:</w:t>
      </w:r>
    </w:p>
    <w:p w:rsidR="007F47FE" w:rsidRDefault="00E37E05">
      <w:pPr>
        <w:rPr>
          <w:lang w:val="en-US"/>
        </w:rPr>
      </w:pPr>
      <w:r>
        <w:rPr>
          <w:noProof/>
          <w:lang w:eastAsia="de-DE"/>
        </w:rPr>
        <w:pict>
          <v:shape id="Bild 9" o:spid="_x0000_i1042" type="#_x0000_t75" style="width:180.3pt;height:273.75pt;visibility:visible">
            <v:imagedata r:id="rId29" o:title=""/>
          </v:shape>
        </w:pict>
      </w:r>
    </w:p>
    <w:p w:rsidR="007F47FE" w:rsidRDefault="007F47FE">
      <w:pPr>
        <w:rPr>
          <w:lang w:val="en-US"/>
        </w:rPr>
      </w:pPr>
      <w:r>
        <w:rPr>
          <w:lang w:val="en-US"/>
        </w:rPr>
        <w:t>In the “Properties” panel you have to set the “Build Action” to “Resource”</w:t>
      </w:r>
      <w:r w:rsidR="0027162D">
        <w:rPr>
          <w:lang w:val="en-US"/>
        </w:rPr>
        <w:t xml:space="preserve"> (not embedded resource)</w:t>
      </w:r>
      <w:r>
        <w:rPr>
          <w:lang w:val="en-US"/>
        </w:rPr>
        <w:t>:</w:t>
      </w:r>
    </w:p>
    <w:p w:rsidR="007F47FE" w:rsidRDefault="00E37E05">
      <w:pPr>
        <w:rPr>
          <w:lang w:val="en-US"/>
        </w:rPr>
      </w:pPr>
      <w:r w:rsidRPr="00EB15B4">
        <w:rPr>
          <w:lang w:val="en-US"/>
        </w:rPr>
        <w:pict>
          <v:shape id="_x0000_i1043" type="#_x0000_t75" style="width:303.55pt;height:201.75pt">
            <v:imagedata r:id="rId30" o:title=""/>
          </v:shape>
        </w:pict>
      </w:r>
    </w:p>
    <w:p w:rsidR="007F47FE" w:rsidRDefault="007F47FE">
      <w:pPr>
        <w:rPr>
          <w:lang w:val="en-US"/>
        </w:rPr>
      </w:pPr>
    </w:p>
    <w:p w:rsidR="007F47FE" w:rsidRDefault="007F47FE" w:rsidP="006B49BD">
      <w:pPr>
        <w:pStyle w:val="berschrift1"/>
        <w:numPr>
          <w:ilvl w:val="0"/>
          <w:numId w:val="14"/>
        </w:numPr>
        <w:spacing w:before="360" w:after="120"/>
        <w:rPr>
          <w:lang w:val="en-US"/>
        </w:rPr>
      </w:pPr>
      <w:r>
        <w:rPr>
          <w:lang w:val="en-US"/>
        </w:rPr>
        <w:br w:type="page"/>
      </w:r>
      <w:bookmarkStart w:id="13" w:name="_Toc234921604"/>
      <w:r>
        <w:rPr>
          <w:lang w:val="en-US"/>
        </w:rPr>
        <w:lastRenderedPageBreak/>
        <w:t>Set the attributes for the class MD5</w:t>
      </w:r>
      <w:bookmarkEnd w:id="13"/>
    </w:p>
    <w:p w:rsidR="00B6352C" w:rsidRDefault="007F47FE">
      <w:pPr>
        <w:rPr>
          <w:lang w:val="en-US"/>
        </w:rPr>
      </w:pPr>
      <w:r>
        <w:rPr>
          <w:lang w:val="en-US"/>
        </w:rPr>
        <w:t xml:space="preserve">Now let’s go back to the code of the MD5 class (“MD5.cs” file). First we have to set </w:t>
      </w:r>
      <w:r w:rsidR="00B6352C">
        <w:rPr>
          <w:lang w:val="en-US"/>
        </w:rPr>
        <w:t>the necessary attributes for our class</w:t>
      </w:r>
      <w:r w:rsidR="00E677DB">
        <w:rPr>
          <w:lang w:val="en-US"/>
        </w:rPr>
        <w:t>. This attributes are used to provide additional information for the Cryptool 2.0 environment. If not set, your plugin won’t show up in the GUI, even if everything else is implemented correctly.</w:t>
      </w:r>
    </w:p>
    <w:p w:rsidR="00131DCF" w:rsidRDefault="00131DCF" w:rsidP="00AE3821">
      <w:pPr>
        <w:rPr>
          <w:lang w:val="en-US"/>
        </w:rPr>
      </w:pPr>
      <w:r>
        <w:rPr>
          <w:lang w:val="en-US"/>
        </w:rPr>
        <w:t xml:space="preserve">Attributes are used for </w:t>
      </w:r>
      <w:r w:rsidRPr="00131DCF">
        <w:rPr>
          <w:b/>
          <w:lang w:val="en-US"/>
        </w:rPr>
        <w:t>declarative</w:t>
      </w:r>
      <w:r>
        <w:rPr>
          <w:lang w:val="en-US"/>
        </w:rPr>
        <w:t xml:space="preserve"> programming and provide meta data, that can be attached to the existing .NET meta data , like classes and properties. Cryptool provides a set of custom attributes, that are used to mark the different parts of your plugin.</w:t>
      </w:r>
    </w:p>
    <w:p w:rsidR="005B3C8C" w:rsidRPr="005B3C8C" w:rsidRDefault="00131DCF" w:rsidP="00AE3821">
      <w:pPr>
        <w:rPr>
          <w:i/>
          <w:lang w:val="en-US"/>
        </w:rPr>
      </w:pPr>
      <w:r w:rsidRPr="005B3C8C">
        <w:rPr>
          <w:i/>
          <w:lang w:val="en-US"/>
        </w:rPr>
        <w:t xml:space="preserve"> </w:t>
      </w:r>
      <w:r w:rsidR="005B3C8C" w:rsidRPr="005B3C8C">
        <w:rPr>
          <w:i/>
          <w:lang w:val="en-US"/>
        </w:rPr>
        <w:t>[Author]</w:t>
      </w:r>
    </w:p>
    <w:p w:rsidR="00B6352C" w:rsidRDefault="0068658C">
      <w:pPr>
        <w:rPr>
          <w:lang w:val="en-US"/>
        </w:rPr>
      </w:pPr>
      <w:r>
        <w:rPr>
          <w:lang w:val="en-US"/>
        </w:rPr>
        <w:t>The first attribut</w:t>
      </w:r>
      <w:r w:rsidR="00B34293">
        <w:rPr>
          <w:lang w:val="en-US"/>
        </w:rPr>
        <w:t>e called “Author” is optional,</w:t>
      </w:r>
      <w:r>
        <w:rPr>
          <w:lang w:val="en-US"/>
        </w:rPr>
        <w:t xml:space="preserve"> which means we are not forced to define this attribute.</w:t>
      </w:r>
      <w:r w:rsidR="005B3C8C">
        <w:rPr>
          <w:lang w:val="en-US"/>
        </w:rPr>
        <w:t xml:space="preserve"> It provides the </w:t>
      </w:r>
      <w:r w:rsidR="00270A75">
        <w:rPr>
          <w:lang w:val="en-US"/>
        </w:rPr>
        <w:t>additional</w:t>
      </w:r>
      <w:r w:rsidR="005B3C8C">
        <w:rPr>
          <w:lang w:val="en-US"/>
        </w:rPr>
        <w:t xml:space="preserve"> information about the plugin developer.</w:t>
      </w:r>
      <w:r>
        <w:rPr>
          <w:lang w:val="en-US"/>
        </w:rPr>
        <w:t xml:space="preserve"> We set this attribute to demonstrate how it </w:t>
      </w:r>
      <w:r w:rsidR="00AC32BE">
        <w:rPr>
          <w:lang w:val="en-US"/>
        </w:rPr>
        <w:t>has</w:t>
      </w:r>
      <w:r>
        <w:rPr>
          <w:lang w:val="en-US"/>
        </w:rPr>
        <w:t xml:space="preserve"> to look in case you want to provide this attribute.</w:t>
      </w:r>
    </w:p>
    <w:p w:rsidR="0068658C" w:rsidRDefault="00E37E05">
      <w:pPr>
        <w:rPr>
          <w:lang w:val="en-US"/>
        </w:rPr>
      </w:pPr>
      <w:r w:rsidRPr="00EB15B4">
        <w:rPr>
          <w:lang w:val="en-US"/>
        </w:rPr>
        <w:pict>
          <v:shape id="_x0000_i1044" type="#_x0000_t75" style="width:453.4pt;height:38.25pt">
            <v:imagedata r:id="rId31" o:title=""/>
          </v:shape>
        </w:pict>
      </w:r>
    </w:p>
    <w:p w:rsidR="00AC32BE" w:rsidRDefault="00AC32BE">
      <w:pPr>
        <w:rPr>
          <w:lang w:val="en-US"/>
        </w:rPr>
      </w:pPr>
      <w:r>
        <w:rPr>
          <w:lang w:val="en-US"/>
        </w:rPr>
        <w:t>As we can see above the author attribute takes four elements of type string. These elements are:</w:t>
      </w:r>
    </w:p>
    <w:p w:rsidR="00AC32BE" w:rsidRDefault="00AC32BE" w:rsidP="00AC32BE">
      <w:pPr>
        <w:numPr>
          <w:ilvl w:val="0"/>
          <w:numId w:val="3"/>
        </w:numPr>
        <w:rPr>
          <w:lang w:val="en-US"/>
        </w:rPr>
      </w:pPr>
      <w:r>
        <w:rPr>
          <w:lang w:val="en-US"/>
        </w:rPr>
        <w:t xml:space="preserve">Author = </w:t>
      </w:r>
      <w:r w:rsidR="000813CB">
        <w:rPr>
          <w:lang w:val="en-US"/>
        </w:rPr>
        <w:t>n</w:t>
      </w:r>
      <w:r>
        <w:rPr>
          <w:lang w:val="en-US"/>
        </w:rPr>
        <w:t>ame of the plugin developer</w:t>
      </w:r>
    </w:p>
    <w:p w:rsidR="00AC32BE" w:rsidRDefault="00AC32BE" w:rsidP="00AC32BE">
      <w:pPr>
        <w:numPr>
          <w:ilvl w:val="0"/>
          <w:numId w:val="3"/>
        </w:numPr>
        <w:rPr>
          <w:lang w:val="en-US"/>
        </w:rPr>
      </w:pPr>
      <w:r>
        <w:rPr>
          <w:lang w:val="en-US"/>
        </w:rPr>
        <w:t xml:space="preserve">Email = </w:t>
      </w:r>
      <w:r w:rsidR="000813CB">
        <w:rPr>
          <w:lang w:val="en-US"/>
        </w:rPr>
        <w:t>e</w:t>
      </w:r>
      <w:r>
        <w:rPr>
          <w:lang w:val="en-US"/>
        </w:rPr>
        <w:t>mail of the plugin developer if he wants to be contact</w:t>
      </w:r>
    </w:p>
    <w:p w:rsidR="00AC32BE" w:rsidRDefault="00AC32BE" w:rsidP="00AC32BE">
      <w:pPr>
        <w:numPr>
          <w:ilvl w:val="0"/>
          <w:numId w:val="3"/>
        </w:numPr>
        <w:rPr>
          <w:lang w:val="en-US"/>
        </w:rPr>
      </w:pPr>
      <w:r>
        <w:rPr>
          <w:lang w:val="en-US"/>
        </w:rPr>
        <w:t>Institute = current employment of the developer like University or Company</w:t>
      </w:r>
    </w:p>
    <w:p w:rsidR="00AC32BE" w:rsidRDefault="00AC32BE" w:rsidP="00AC32BE">
      <w:pPr>
        <w:numPr>
          <w:ilvl w:val="0"/>
          <w:numId w:val="3"/>
        </w:numPr>
        <w:rPr>
          <w:lang w:val="en-US"/>
        </w:rPr>
      </w:pPr>
      <w:r>
        <w:rPr>
          <w:lang w:val="en-US"/>
        </w:rPr>
        <w:t>Url = the website or homepage of the developer</w:t>
      </w:r>
    </w:p>
    <w:p w:rsidR="00AC32BE" w:rsidRDefault="00AC32BE" w:rsidP="00AC32BE">
      <w:pPr>
        <w:rPr>
          <w:lang w:val="en-US"/>
        </w:rPr>
      </w:pPr>
      <w:r>
        <w:rPr>
          <w:lang w:val="en-US"/>
        </w:rPr>
        <w:t>All t</w:t>
      </w:r>
      <w:r w:rsidR="00B34293">
        <w:rPr>
          <w:lang w:val="en-US"/>
        </w:rPr>
        <w:t>his elements are also optional</w:t>
      </w:r>
      <w:r>
        <w:rPr>
          <w:lang w:val="en-US"/>
        </w:rPr>
        <w:t xml:space="preserve">. The developer decides what he </w:t>
      </w:r>
      <w:r w:rsidR="00606B04">
        <w:rPr>
          <w:lang w:val="en-US"/>
        </w:rPr>
        <w:t>wants</w:t>
      </w:r>
      <w:r>
        <w:rPr>
          <w:lang w:val="en-US"/>
        </w:rPr>
        <w:t xml:space="preserve"> to </w:t>
      </w:r>
      <w:r w:rsidR="00270A75">
        <w:rPr>
          <w:lang w:val="en-US"/>
        </w:rPr>
        <w:t>publish</w:t>
      </w:r>
      <w:r>
        <w:rPr>
          <w:lang w:val="en-US"/>
        </w:rPr>
        <w:t>.</w:t>
      </w:r>
      <w:r w:rsidR="00DF33DB">
        <w:rPr>
          <w:lang w:val="en-US"/>
        </w:rPr>
        <w:t xml:space="preserve"> Unuse</w:t>
      </w:r>
      <w:r w:rsidR="00375AB0">
        <w:rPr>
          <w:lang w:val="en-US"/>
        </w:rPr>
        <w:t>d elements shall be set to null</w:t>
      </w:r>
      <w:r w:rsidR="004B1D5C">
        <w:rPr>
          <w:lang w:val="en-US"/>
        </w:rPr>
        <w:t xml:space="preserve"> or a zero-length string </w:t>
      </w:r>
      <w:r w:rsidR="00C2223C">
        <w:rPr>
          <w:lang w:val="en-US"/>
        </w:rPr>
        <w:t>(</w:t>
      </w:r>
      <w:r w:rsidR="004B1D5C">
        <w:rPr>
          <w:lang w:val="en-US"/>
        </w:rPr>
        <w:t>“”</w:t>
      </w:r>
      <w:r w:rsidR="00C2223C">
        <w:rPr>
          <w:lang w:val="en-US"/>
        </w:rPr>
        <w:t>)</w:t>
      </w:r>
      <w:r w:rsidR="004B1D5C">
        <w:rPr>
          <w:lang w:val="en-US"/>
        </w:rPr>
        <w:t>.</w:t>
      </w:r>
    </w:p>
    <w:p w:rsidR="00AC32BE" w:rsidRDefault="00AC32BE" w:rsidP="00AC32BE">
      <w:pPr>
        <w:rPr>
          <w:lang w:val="en-US"/>
        </w:rPr>
      </w:pPr>
      <w:r>
        <w:rPr>
          <w:lang w:val="en-US"/>
        </w:rPr>
        <w:t>Our author attribute</w:t>
      </w:r>
      <w:r w:rsidR="00982D65">
        <w:rPr>
          <w:lang w:val="en-US"/>
        </w:rPr>
        <w:t xml:space="preserve"> should</w:t>
      </w:r>
      <w:r>
        <w:rPr>
          <w:lang w:val="en-US"/>
        </w:rPr>
        <w:t xml:space="preserve"> look now as you can see below:</w:t>
      </w:r>
    </w:p>
    <w:p w:rsidR="00AC32BE" w:rsidRDefault="00E37E05" w:rsidP="00AC32BE">
      <w:pPr>
        <w:rPr>
          <w:lang w:val="en-US"/>
        </w:rPr>
      </w:pPr>
      <w:r w:rsidRPr="00EB15B4">
        <w:rPr>
          <w:lang w:val="en-US"/>
        </w:rPr>
        <w:pict>
          <v:shape id="_x0000_i1045" type="#_x0000_t75" style="width:453.4pt;height:24.65pt">
            <v:imagedata r:id="rId32" o:title=""/>
          </v:shape>
        </w:pict>
      </w:r>
    </w:p>
    <w:p w:rsidR="00606B04" w:rsidRPr="005B3C8C" w:rsidRDefault="005B3C8C" w:rsidP="00AC32BE">
      <w:pPr>
        <w:rPr>
          <w:i/>
          <w:lang w:val="en-US"/>
        </w:rPr>
      </w:pPr>
      <w:r w:rsidRPr="005B3C8C">
        <w:rPr>
          <w:i/>
          <w:lang w:val="en-US"/>
        </w:rPr>
        <w:t>[PluginInfo]</w:t>
      </w:r>
    </w:p>
    <w:p w:rsidR="00B6352C" w:rsidRDefault="005B3C8C">
      <w:pPr>
        <w:rPr>
          <w:lang w:val="en-US"/>
        </w:rPr>
      </w:pPr>
      <w:r>
        <w:rPr>
          <w:lang w:val="en-US"/>
        </w:rPr>
        <w:t>The second attribute called “PluginInfo”</w:t>
      </w:r>
      <w:r w:rsidR="00E10D53">
        <w:rPr>
          <w:lang w:val="en-US"/>
        </w:rPr>
        <w:t xml:space="preserve"> provide</w:t>
      </w:r>
      <w:r w:rsidR="00645617">
        <w:rPr>
          <w:lang w:val="en-US"/>
        </w:rPr>
        <w:t>s</w:t>
      </w:r>
      <w:r w:rsidR="00E10D53">
        <w:rPr>
          <w:lang w:val="en-US"/>
        </w:rPr>
        <w:t xml:space="preserve"> the necessary information about the plugin like caption and tool tip.</w:t>
      </w:r>
      <w:r w:rsidR="004F03AE">
        <w:rPr>
          <w:lang w:val="en-US"/>
        </w:rPr>
        <w:t xml:space="preserve"> This attribute is mandatory.</w:t>
      </w:r>
      <w:r w:rsidR="00E10D53">
        <w:rPr>
          <w:lang w:val="en-US"/>
        </w:rPr>
        <w:t xml:space="preserve"> The attribute has the definition as you can see below:</w:t>
      </w:r>
    </w:p>
    <w:p w:rsidR="00E10D53" w:rsidRDefault="00E37E05">
      <w:pPr>
        <w:rPr>
          <w:lang w:val="en-US"/>
        </w:rPr>
      </w:pPr>
      <w:r w:rsidRPr="00EB15B4">
        <w:rPr>
          <w:lang w:val="en-US"/>
        </w:rPr>
        <w:pict>
          <v:shape id="_x0000_i1046" type="#_x0000_t75" style="width:453.4pt;height:60.95pt">
            <v:imagedata r:id="rId33" o:title=""/>
          </v:shape>
        </w:pict>
      </w:r>
    </w:p>
    <w:p w:rsidR="00E10D53" w:rsidRDefault="00E10D53">
      <w:pPr>
        <w:rPr>
          <w:lang w:val="en-US"/>
        </w:rPr>
      </w:pPr>
      <w:r>
        <w:rPr>
          <w:lang w:val="en-US"/>
        </w:rPr>
        <w:t xml:space="preserve">This attribute </w:t>
      </w:r>
      <w:r w:rsidR="00D10002">
        <w:rPr>
          <w:lang w:val="en-US"/>
        </w:rPr>
        <w:t>expects</w:t>
      </w:r>
      <w:r>
        <w:rPr>
          <w:lang w:val="en-US"/>
        </w:rPr>
        <w:t xml:space="preserve"> the following elements:</w:t>
      </w:r>
    </w:p>
    <w:p w:rsidR="001F7DA8" w:rsidRPr="009551E6" w:rsidRDefault="00227C10" w:rsidP="009D282F">
      <w:pPr>
        <w:numPr>
          <w:ilvl w:val="0"/>
          <w:numId w:val="18"/>
        </w:numPr>
        <w:rPr>
          <w:lang w:val="en-US"/>
        </w:rPr>
      </w:pPr>
      <w:r>
        <w:rPr>
          <w:lang w:val="en-US"/>
        </w:rPr>
        <w:lastRenderedPageBreak/>
        <w:t>s</w:t>
      </w:r>
      <w:r w:rsidR="001F1347">
        <w:rPr>
          <w:lang w:val="en-US"/>
        </w:rPr>
        <w:t xml:space="preserve">tartable = </w:t>
      </w:r>
      <w:r w:rsidR="009551E6">
        <w:rPr>
          <w:lang w:val="en-US"/>
        </w:rPr>
        <w:br/>
      </w:r>
      <w:r w:rsidR="001F7DA8" w:rsidRPr="009551E6">
        <w:rPr>
          <w:lang w:val="en-US"/>
        </w:rPr>
        <w:t>Set this flag to true only if yo</w:t>
      </w:r>
      <w:r w:rsidR="00694ACC">
        <w:rPr>
          <w:lang w:val="en-US"/>
        </w:rPr>
        <w:t>ur plugin is some kind of input</w:t>
      </w:r>
      <w:r w:rsidR="001F7DA8" w:rsidRPr="009551E6">
        <w:rPr>
          <w:lang w:val="en-US"/>
        </w:rPr>
        <w:t xml:space="preserve"> or generator plugin (probably if your plugin just has outputs and no inputs). In all other cases use false here. This flag is important. Setting this flag to true for a non input/generator plugin will result in unpredictable chain runs.</w:t>
      </w:r>
      <w:r w:rsidR="009A3381">
        <w:rPr>
          <w:lang w:val="en-US"/>
        </w:rPr>
        <w:t xml:space="preserve"> This element is mandatory.</w:t>
      </w:r>
    </w:p>
    <w:p w:rsidR="001F1347" w:rsidRDefault="001F7DA8" w:rsidP="009D282F">
      <w:pPr>
        <w:numPr>
          <w:ilvl w:val="0"/>
          <w:numId w:val="18"/>
        </w:numPr>
        <w:rPr>
          <w:lang w:val="en-US"/>
        </w:rPr>
      </w:pPr>
      <w:r>
        <w:rPr>
          <w:lang w:val="en-US"/>
        </w:rPr>
        <w:t xml:space="preserve"> </w:t>
      </w:r>
      <w:r w:rsidR="0059582F">
        <w:rPr>
          <w:lang w:val="en-US"/>
        </w:rPr>
        <w:t xml:space="preserve">caption = </w:t>
      </w:r>
      <w:r w:rsidR="009551E6">
        <w:rPr>
          <w:lang w:val="en-US"/>
        </w:rPr>
        <w:br/>
      </w:r>
      <w:r w:rsidR="0059582F">
        <w:rPr>
          <w:lang w:val="en-US"/>
        </w:rPr>
        <w:t>from type string, the name of the plugin (e.g. to provide the button content)</w:t>
      </w:r>
      <w:r w:rsidR="009A3381">
        <w:rPr>
          <w:lang w:val="en-US"/>
        </w:rPr>
        <w:t>. This element is mandatory.</w:t>
      </w:r>
    </w:p>
    <w:p w:rsidR="0059582F" w:rsidRDefault="0059582F" w:rsidP="009D282F">
      <w:pPr>
        <w:numPr>
          <w:ilvl w:val="0"/>
          <w:numId w:val="18"/>
        </w:numPr>
        <w:rPr>
          <w:lang w:val="en-US"/>
        </w:rPr>
      </w:pPr>
      <w:r>
        <w:rPr>
          <w:lang w:val="en-US"/>
        </w:rPr>
        <w:t>toolTip = from type string, description of the plugin (e.g. to provide the button tool tip)</w:t>
      </w:r>
      <w:r w:rsidR="009A3381">
        <w:rPr>
          <w:lang w:val="en-US"/>
        </w:rPr>
        <w:t>. This element is optional.</w:t>
      </w:r>
    </w:p>
    <w:p w:rsidR="0059582F" w:rsidRDefault="0059582F" w:rsidP="009D282F">
      <w:pPr>
        <w:numPr>
          <w:ilvl w:val="0"/>
          <w:numId w:val="18"/>
        </w:numPr>
        <w:rPr>
          <w:lang w:val="en-US"/>
        </w:rPr>
      </w:pPr>
      <w:r>
        <w:rPr>
          <w:lang w:val="en-US"/>
        </w:rPr>
        <w:t>descriptionUrl = from type string, define where to find the whole description files (e.g. XAML files)</w:t>
      </w:r>
      <w:r w:rsidR="009A3381">
        <w:rPr>
          <w:lang w:val="en-US"/>
        </w:rPr>
        <w:t>. This element is optional.</w:t>
      </w:r>
    </w:p>
    <w:p w:rsidR="0059582F" w:rsidRDefault="0059582F" w:rsidP="009D282F">
      <w:pPr>
        <w:numPr>
          <w:ilvl w:val="0"/>
          <w:numId w:val="18"/>
        </w:numPr>
        <w:rPr>
          <w:lang w:val="en-US"/>
        </w:rPr>
      </w:pPr>
      <w:r>
        <w:rPr>
          <w:lang w:val="en-US"/>
        </w:rPr>
        <w:t>icons = from type string array, which provides all necessary icon paths</w:t>
      </w:r>
      <w:r w:rsidR="00645617">
        <w:rPr>
          <w:lang w:val="en-US"/>
        </w:rPr>
        <w:t xml:space="preserve"> you want to use in the plugin</w:t>
      </w:r>
      <w:r>
        <w:rPr>
          <w:lang w:val="en-US"/>
        </w:rPr>
        <w:t xml:space="preserve"> (e.g. the plugin icon as seen above)</w:t>
      </w:r>
      <w:r w:rsidR="009A3381">
        <w:rPr>
          <w:lang w:val="en-US"/>
        </w:rPr>
        <w:t>. This element is mandatory.</w:t>
      </w:r>
    </w:p>
    <w:p w:rsidR="009A3381" w:rsidRDefault="009A3381" w:rsidP="0059582F">
      <w:pPr>
        <w:rPr>
          <w:lang w:val="en-US"/>
        </w:rPr>
      </w:pPr>
      <w:r>
        <w:rPr>
          <w:lang w:val="en-US"/>
        </w:rPr>
        <w:t>Unused optional elements shall be set to null or a zero-length string (“”).</w:t>
      </w:r>
    </w:p>
    <w:p w:rsidR="00C60064" w:rsidRPr="00ED5752" w:rsidRDefault="00C60064" w:rsidP="009F7BBC">
      <w:pPr>
        <w:rPr>
          <w:i/>
          <w:sz w:val="18"/>
          <w:szCs w:val="18"/>
          <w:lang w:val="en-US"/>
        </w:rPr>
      </w:pPr>
      <w:r w:rsidRPr="00ED5752">
        <w:rPr>
          <w:i/>
          <w:sz w:val="18"/>
          <w:szCs w:val="18"/>
          <w:lang w:val="en-US"/>
        </w:rPr>
        <w:t>Note 1: It is possible to use the plugin without setting a caption</w:t>
      </w:r>
      <w:r w:rsidR="009F7BBC" w:rsidRPr="00ED5752">
        <w:rPr>
          <w:i/>
          <w:sz w:val="18"/>
          <w:szCs w:val="18"/>
          <w:lang w:val="en-US"/>
        </w:rPr>
        <w:t xml:space="preserve"> though it is not recommended. This will be changed in future and the plugin will fail to load without a caption.</w:t>
      </w:r>
    </w:p>
    <w:p w:rsidR="009A3381" w:rsidRPr="00ED5752" w:rsidRDefault="000D27A4" w:rsidP="0059582F">
      <w:pPr>
        <w:rPr>
          <w:i/>
          <w:sz w:val="18"/>
          <w:szCs w:val="18"/>
          <w:lang w:val="en-US"/>
        </w:rPr>
      </w:pPr>
      <w:r w:rsidRPr="00ED5752">
        <w:rPr>
          <w:i/>
          <w:sz w:val="18"/>
          <w:szCs w:val="18"/>
          <w:lang w:val="en-US"/>
        </w:rPr>
        <w:t xml:space="preserve">Note 2: Currently </w:t>
      </w:r>
      <w:r w:rsidR="009A3381" w:rsidRPr="00ED5752">
        <w:rPr>
          <w:i/>
          <w:sz w:val="18"/>
          <w:szCs w:val="18"/>
          <w:lang w:val="en-US"/>
        </w:rPr>
        <w:t xml:space="preserve">a zero-length toolTip </w:t>
      </w:r>
      <w:r w:rsidR="009F7BBC" w:rsidRPr="00ED5752">
        <w:rPr>
          <w:i/>
          <w:sz w:val="18"/>
          <w:szCs w:val="18"/>
          <w:lang w:val="en-US"/>
        </w:rPr>
        <w:t>string a</w:t>
      </w:r>
      <w:r w:rsidR="009A3381" w:rsidRPr="00ED5752">
        <w:rPr>
          <w:i/>
          <w:sz w:val="18"/>
          <w:szCs w:val="18"/>
          <w:lang w:val="en-US"/>
        </w:rPr>
        <w:t>ppear</w:t>
      </w:r>
      <w:r w:rsidR="009F7BBC" w:rsidRPr="00ED5752">
        <w:rPr>
          <w:i/>
          <w:sz w:val="18"/>
          <w:szCs w:val="18"/>
          <w:lang w:val="en-US"/>
        </w:rPr>
        <w:t>s</w:t>
      </w:r>
      <w:r w:rsidR="009A3381" w:rsidRPr="00ED5752">
        <w:rPr>
          <w:i/>
          <w:sz w:val="18"/>
          <w:szCs w:val="18"/>
          <w:lang w:val="en-US"/>
        </w:rPr>
        <w:t xml:space="preserve"> </w:t>
      </w:r>
      <w:r w:rsidR="009F7BBC" w:rsidRPr="00ED5752">
        <w:rPr>
          <w:i/>
          <w:sz w:val="18"/>
          <w:szCs w:val="18"/>
          <w:lang w:val="en-US"/>
        </w:rPr>
        <w:t>as empty box. This will be changed in future.</w:t>
      </w:r>
    </w:p>
    <w:p w:rsidR="009F7BBC" w:rsidRPr="00ED5752" w:rsidRDefault="009F7BBC" w:rsidP="0059582F">
      <w:pPr>
        <w:rPr>
          <w:i/>
          <w:sz w:val="18"/>
          <w:szCs w:val="18"/>
          <w:lang w:val="en-US"/>
        </w:rPr>
      </w:pPr>
      <w:r w:rsidRPr="00ED5752">
        <w:rPr>
          <w:i/>
          <w:sz w:val="18"/>
          <w:szCs w:val="18"/>
          <w:lang w:val="en-US"/>
        </w:rPr>
        <w:t>Note 3: Tooltip and description currently do not support internationalization and localization. This will be changed in future.</w:t>
      </w:r>
    </w:p>
    <w:p w:rsidR="0059582F" w:rsidRPr="00C427AA" w:rsidRDefault="00C427AA" w:rsidP="0059582F">
      <w:pPr>
        <w:rPr>
          <w:lang w:val="en-US"/>
        </w:rPr>
      </w:pPr>
      <w:r>
        <w:rPr>
          <w:lang w:val="en-US"/>
        </w:rPr>
        <w:t xml:space="preserve">In </w:t>
      </w:r>
      <w:r w:rsidR="00ED7902">
        <w:rPr>
          <w:lang w:val="en-US"/>
        </w:rPr>
        <w:t>our example</w:t>
      </w:r>
      <w:r>
        <w:rPr>
          <w:lang w:val="en-US"/>
        </w:rPr>
        <w:t xml:space="preserve"> </w:t>
      </w:r>
      <w:r w:rsidR="002056AA">
        <w:rPr>
          <w:lang w:val="en-US"/>
        </w:rPr>
        <w:t>the</w:t>
      </w:r>
      <w:r w:rsidR="00227C10">
        <w:rPr>
          <w:lang w:val="en-US"/>
        </w:rPr>
        <w:t xml:space="preserve"> first parameter called “startable”</w:t>
      </w:r>
      <w:r>
        <w:rPr>
          <w:lang w:val="en-US"/>
        </w:rPr>
        <w:t xml:space="preserve"> has to be set to “fals</w:t>
      </w:r>
      <w:r w:rsidR="00A65255">
        <w:rPr>
          <w:lang w:val="en-US"/>
        </w:rPr>
        <w:t>e</w:t>
      </w:r>
      <w:r>
        <w:rPr>
          <w:lang w:val="en-US"/>
        </w:rPr>
        <w:t xml:space="preserve">”, because our hash algorithm </w:t>
      </w:r>
      <w:r w:rsidR="00694ACC">
        <w:rPr>
          <w:lang w:val="en-US"/>
        </w:rPr>
        <w:t>is neither</w:t>
      </w:r>
      <w:r w:rsidR="00B61446">
        <w:rPr>
          <w:lang w:val="en-US"/>
        </w:rPr>
        <w:t xml:space="preserve"> an input</w:t>
      </w:r>
      <w:r w:rsidR="001E754D">
        <w:rPr>
          <w:lang w:val="en-US"/>
        </w:rPr>
        <w:t xml:space="preserve"> </w:t>
      </w:r>
      <w:r w:rsidR="00694ACC">
        <w:rPr>
          <w:lang w:val="en-US"/>
        </w:rPr>
        <w:t>n</w:t>
      </w:r>
      <w:r w:rsidR="001E754D">
        <w:rPr>
          <w:lang w:val="en-US"/>
        </w:rPr>
        <w:t xml:space="preserve">or generator plugin. </w:t>
      </w:r>
    </w:p>
    <w:p w:rsidR="00227C10" w:rsidRDefault="00E37E05" w:rsidP="0059582F">
      <w:pPr>
        <w:rPr>
          <w:lang w:val="en-US"/>
        </w:rPr>
      </w:pPr>
      <w:r w:rsidRPr="00EB15B4">
        <w:rPr>
          <w:lang w:val="en-US"/>
        </w:rPr>
        <w:pict>
          <v:shape id="_x0000_i1047" type="#_x0000_t75" style="width:453.4pt;height:50.6pt">
            <v:imagedata r:id="rId34" o:title=""/>
          </v:shape>
        </w:pict>
      </w:r>
    </w:p>
    <w:p w:rsidR="007F47FE" w:rsidRDefault="007F47FE">
      <w:pPr>
        <w:rPr>
          <w:lang w:val="en-US"/>
        </w:rPr>
      </w:pPr>
      <w:r>
        <w:rPr>
          <w:lang w:val="en-US"/>
        </w:rPr>
        <w:t>The next two parameters are needed to define the plugin’s name and its description:</w:t>
      </w:r>
    </w:p>
    <w:p w:rsidR="00987D4D" w:rsidRDefault="00E37E05">
      <w:pPr>
        <w:rPr>
          <w:lang w:val="en-US"/>
        </w:rPr>
      </w:pPr>
      <w:r w:rsidRPr="00EB15B4">
        <w:rPr>
          <w:lang w:val="en-US"/>
        </w:rPr>
        <w:pict>
          <v:shape id="_x0000_i1048" type="#_x0000_t75" style="width:453.4pt;height:51.25pt">
            <v:imagedata r:id="rId35" o:title=""/>
          </v:shape>
        </w:pict>
      </w:r>
    </w:p>
    <w:p w:rsidR="007F47FE" w:rsidRDefault="00F178FC" w:rsidP="008B38DA">
      <w:pPr>
        <w:spacing w:before="240"/>
        <w:rPr>
          <w:lang w:val="en-US"/>
        </w:rPr>
      </w:pPr>
      <w:r>
        <w:rPr>
          <w:lang w:val="en-US"/>
        </w:rPr>
        <w:t xml:space="preserve">The fourth element defines the </w:t>
      </w:r>
      <w:r w:rsidR="001334F0">
        <w:rPr>
          <w:lang w:val="en-US"/>
        </w:rPr>
        <w:t>location path</w:t>
      </w:r>
      <w:r>
        <w:rPr>
          <w:lang w:val="en-US"/>
        </w:rPr>
        <w:t xml:space="preserve"> of the description file.</w:t>
      </w:r>
      <w:r w:rsidR="008B38DA">
        <w:rPr>
          <w:lang w:val="en-US"/>
        </w:rPr>
        <w:t xml:space="preserve"> The</w:t>
      </w:r>
      <w:r w:rsidR="00C442BA">
        <w:rPr>
          <w:lang w:val="en-US"/>
        </w:rPr>
        <w:t xml:space="preserve"> parameter is made up by &lt;Assembly</w:t>
      </w:r>
      <w:r w:rsidR="008B38DA">
        <w:rPr>
          <w:lang w:val="en-US"/>
        </w:rPr>
        <w:t xml:space="preserve"> name&gt;/</w:t>
      </w:r>
      <w:r w:rsidR="00C442BA">
        <w:rPr>
          <w:lang w:val="en-US"/>
        </w:rPr>
        <w:t>&lt;filename&gt; or &lt;Assembly</w:t>
      </w:r>
      <w:r w:rsidR="008B38DA">
        <w:rPr>
          <w:lang w:val="en-US"/>
        </w:rPr>
        <w:t xml:space="preserve"> name&gt;/&lt;Path&gt;/&lt;file name&gt; if you want to store your description files in a separate folder.</w:t>
      </w:r>
      <w:r w:rsidR="008D5B2F">
        <w:rPr>
          <w:lang w:val="en-US"/>
        </w:rPr>
        <w:t xml:space="preserve"> The description file has to be of type XAML.</w:t>
      </w:r>
      <w:r w:rsidR="008B38DA">
        <w:rPr>
          <w:lang w:val="en-US"/>
        </w:rPr>
        <w:t xml:space="preserve"> </w:t>
      </w:r>
      <w:r w:rsidR="00E04B84">
        <w:rPr>
          <w:lang w:val="en-US"/>
        </w:rPr>
        <w:t>In our case we create a folder called “Deta</w:t>
      </w:r>
      <w:r w:rsidR="00C442BA">
        <w:rPr>
          <w:lang w:val="en-US"/>
        </w:rPr>
        <w:t>iledDescription” and store</w:t>
      </w:r>
      <w:r w:rsidR="00E04B84">
        <w:rPr>
          <w:lang w:val="en-US"/>
        </w:rPr>
        <w:t xml:space="preserve"> our XAML file</w:t>
      </w:r>
      <w:r w:rsidR="00C442BA">
        <w:rPr>
          <w:lang w:val="en-US"/>
        </w:rPr>
        <w:t xml:space="preserve"> there</w:t>
      </w:r>
      <w:r w:rsidR="00E04B84">
        <w:rPr>
          <w:lang w:val="en-US"/>
        </w:rPr>
        <w:t xml:space="preserve"> with the necessary images if needed.</w:t>
      </w:r>
      <w:r w:rsidR="008D1A73">
        <w:rPr>
          <w:lang w:val="en-US"/>
        </w:rPr>
        <w:t xml:space="preserve"> How you manage the files and folders is up to you.</w:t>
      </w:r>
      <w:r w:rsidR="00E04B84">
        <w:rPr>
          <w:lang w:val="en-US"/>
        </w:rPr>
        <w:t xml:space="preserve"> This folder could now look as you can see below:</w:t>
      </w:r>
    </w:p>
    <w:p w:rsidR="00E04B84" w:rsidRDefault="00E37E05" w:rsidP="008B38DA">
      <w:pPr>
        <w:spacing w:before="240"/>
        <w:rPr>
          <w:lang w:val="en-US"/>
        </w:rPr>
      </w:pPr>
      <w:r w:rsidRPr="00EB15B4">
        <w:rPr>
          <w:lang w:val="en-US"/>
        </w:rPr>
        <w:lastRenderedPageBreak/>
        <w:pict>
          <v:shape id="_x0000_i1049" type="#_x0000_t75" style="width:168pt;height:106.4pt">
            <v:imagedata r:id="rId36" o:title=""/>
          </v:shape>
        </w:pict>
      </w:r>
    </w:p>
    <w:p w:rsidR="00E04B84" w:rsidRDefault="00B677BF" w:rsidP="008B38DA">
      <w:pPr>
        <w:spacing w:before="240"/>
        <w:rPr>
          <w:lang w:val="en-US"/>
        </w:rPr>
      </w:pPr>
      <w:r>
        <w:rPr>
          <w:lang w:val="en-US"/>
        </w:rPr>
        <w:t>Accordingly the attribute parameter has to be set to:</w:t>
      </w:r>
    </w:p>
    <w:p w:rsidR="00B677BF" w:rsidRDefault="00E37E05" w:rsidP="008B38DA">
      <w:pPr>
        <w:spacing w:before="240"/>
        <w:rPr>
          <w:lang w:val="en-US"/>
        </w:rPr>
      </w:pPr>
      <w:r w:rsidRPr="00EB15B4">
        <w:rPr>
          <w:lang w:val="en-US"/>
        </w:rPr>
        <w:pict>
          <v:shape id="_x0000_i1050" type="#_x0000_t75" style="width:453.4pt;height:48pt">
            <v:imagedata r:id="rId37" o:title=""/>
          </v:shape>
        </w:pict>
      </w:r>
    </w:p>
    <w:p w:rsidR="008D1A73" w:rsidRDefault="008D1A73" w:rsidP="008B38DA">
      <w:pPr>
        <w:spacing w:before="240"/>
        <w:rPr>
          <w:lang w:val="en-US"/>
        </w:rPr>
      </w:pPr>
      <w:r>
        <w:rPr>
          <w:lang w:val="en-US"/>
        </w:rPr>
        <w:t>The detailed description c</w:t>
      </w:r>
      <w:r w:rsidR="00F543DF">
        <w:rPr>
          <w:lang w:val="en-US"/>
        </w:rPr>
        <w:t>ould now look like this in CrypT</w:t>
      </w:r>
      <w:r>
        <w:rPr>
          <w:lang w:val="en-US"/>
        </w:rPr>
        <w:t>ool</w:t>
      </w:r>
      <w:r w:rsidR="00810638">
        <w:rPr>
          <w:lang w:val="en-US"/>
        </w:rPr>
        <w:t xml:space="preserve"> (right click plugin icon on workspace and select “Show description”)</w:t>
      </w:r>
      <w:r>
        <w:rPr>
          <w:lang w:val="en-US"/>
        </w:rPr>
        <w:t>:</w:t>
      </w:r>
    </w:p>
    <w:p w:rsidR="008D1A73" w:rsidRDefault="00E37E05" w:rsidP="008B38DA">
      <w:pPr>
        <w:spacing w:before="240"/>
        <w:rPr>
          <w:lang w:val="en-US"/>
        </w:rPr>
      </w:pPr>
      <w:r w:rsidRPr="00EB15B4">
        <w:rPr>
          <w:lang w:val="en-US"/>
        </w:rPr>
        <w:pict>
          <v:shape id="_x0000_i1051" type="#_x0000_t75" style="width:453.4pt;height:436.55pt">
            <v:imagedata r:id="rId38" o:title=""/>
          </v:shape>
        </w:pict>
      </w:r>
    </w:p>
    <w:p w:rsidR="007F47FE" w:rsidRDefault="00491A63">
      <w:pPr>
        <w:rPr>
          <w:lang w:val="en-US"/>
        </w:rPr>
      </w:pPr>
      <w:r>
        <w:rPr>
          <w:lang w:val="en-US"/>
        </w:rPr>
        <w:lastRenderedPageBreak/>
        <w:t>The last parameter tells CrypT</w:t>
      </w:r>
      <w:r w:rsidR="007F47FE">
        <w:rPr>
          <w:lang w:val="en-US"/>
        </w:rPr>
        <w:t>ool the name</w:t>
      </w:r>
      <w:r w:rsidR="00322996">
        <w:rPr>
          <w:lang w:val="en-US"/>
        </w:rPr>
        <w:t>s</w:t>
      </w:r>
      <w:r w:rsidR="007F47FE">
        <w:rPr>
          <w:lang w:val="en-US"/>
        </w:rPr>
        <w:t xml:space="preserve"> of the </w:t>
      </w:r>
      <w:r w:rsidR="00322996">
        <w:rPr>
          <w:lang w:val="en-US"/>
        </w:rPr>
        <w:t>provided</w:t>
      </w:r>
      <w:r w:rsidR="007F47FE">
        <w:rPr>
          <w:lang w:val="en-US"/>
        </w:rPr>
        <w:t xml:space="preserve"> icon</w:t>
      </w:r>
      <w:r w:rsidR="00322996">
        <w:rPr>
          <w:lang w:val="en-US"/>
        </w:rPr>
        <w:t>s</w:t>
      </w:r>
      <w:r w:rsidR="007F47FE">
        <w:rPr>
          <w:lang w:val="en-US"/>
        </w:rPr>
        <w:t xml:space="preserve">. This parameter is </w:t>
      </w:r>
      <w:r w:rsidR="00AD01C3">
        <w:rPr>
          <w:lang w:val="en-US"/>
        </w:rPr>
        <w:t>made up by &lt;Assembly</w:t>
      </w:r>
      <w:r w:rsidR="00322996">
        <w:rPr>
          <w:lang w:val="en-US"/>
        </w:rPr>
        <w:t xml:space="preserve"> name</w:t>
      </w:r>
      <w:r w:rsidR="007F47FE">
        <w:rPr>
          <w:lang w:val="en-US"/>
        </w:rPr>
        <w:t>&gt;</w:t>
      </w:r>
      <w:r w:rsidR="00AD01C3">
        <w:rPr>
          <w:lang w:val="en-US"/>
        </w:rPr>
        <w:t>/&lt;file name&gt; or &lt;Assembly</w:t>
      </w:r>
      <w:r w:rsidR="00322996">
        <w:rPr>
          <w:lang w:val="en-US"/>
        </w:rPr>
        <w:t xml:space="preserve"> name&gt;/&lt;Path&gt;/&lt;file name&gt;</w:t>
      </w:r>
      <w:r w:rsidR="004F4695">
        <w:rPr>
          <w:lang w:val="en-US"/>
        </w:rPr>
        <w:t>.</w:t>
      </w:r>
    </w:p>
    <w:p w:rsidR="00935C04" w:rsidRDefault="00935C04">
      <w:pPr>
        <w:rPr>
          <w:lang w:val="en-US"/>
        </w:rPr>
      </w:pPr>
      <w:r>
        <w:rPr>
          <w:lang w:val="en-US"/>
        </w:rPr>
        <w:t>The most important icon is the plugin ic</w:t>
      </w:r>
      <w:r w:rsidR="00491A63">
        <w:rPr>
          <w:lang w:val="en-US"/>
        </w:rPr>
        <w:t>on, which will be shown in CrypT</w:t>
      </w:r>
      <w:r>
        <w:rPr>
          <w:lang w:val="en-US"/>
        </w:rPr>
        <w:t>ool in the ribbon bar or navigation pane</w:t>
      </w:r>
      <w:r w:rsidR="00AD01C3">
        <w:rPr>
          <w:lang w:val="en-US"/>
        </w:rPr>
        <w:t xml:space="preserve"> (This is the first icon in list, so you have to provide at least one icon for a plugin)</w:t>
      </w:r>
      <w:r>
        <w:rPr>
          <w:lang w:val="en-US"/>
        </w:rPr>
        <w:t>. As named above how to add an icon to the solution a</w:t>
      </w:r>
      <w:r w:rsidR="00491A63">
        <w:rPr>
          <w:lang w:val="en-US"/>
        </w:rPr>
        <w:t>ccordingly we have to tell CrypT</w:t>
      </w:r>
      <w:r>
        <w:rPr>
          <w:lang w:val="en-US"/>
        </w:rPr>
        <w:t>ool where to find the icon by setting this parameter as you can see below:</w:t>
      </w:r>
    </w:p>
    <w:p w:rsidR="00935C04" w:rsidRDefault="00E37E05">
      <w:pPr>
        <w:rPr>
          <w:lang w:val="en-US"/>
        </w:rPr>
      </w:pPr>
      <w:r w:rsidRPr="00EB15B4">
        <w:rPr>
          <w:lang w:val="en-US"/>
        </w:rPr>
        <w:pict>
          <v:shape id="_x0000_i1052" type="#_x0000_t75" style="width:453.4pt;height:36.95pt">
            <v:imagedata r:id="rId39" o:title=""/>
          </v:shape>
        </w:pict>
      </w:r>
    </w:p>
    <w:p w:rsidR="00AF6370" w:rsidRDefault="00AF6370">
      <w:pPr>
        <w:rPr>
          <w:lang w:val="en-US"/>
        </w:rPr>
      </w:pPr>
      <w:r>
        <w:rPr>
          <w:lang w:val="en-US"/>
        </w:rPr>
        <w:t>You can define further icon paths if needed, by adding the path string separated by a comma.</w:t>
      </w:r>
    </w:p>
    <w:p w:rsidR="007F47FE" w:rsidRDefault="007F47FE">
      <w:pPr>
        <w:rPr>
          <w:lang w:val="en-US"/>
        </w:rPr>
      </w:pPr>
    </w:p>
    <w:p w:rsidR="007F47FE" w:rsidRDefault="007F47FE">
      <w:pPr>
        <w:rPr>
          <w:lang w:val="en-US"/>
        </w:rPr>
      </w:pPr>
    </w:p>
    <w:p w:rsidR="007F47FE" w:rsidRDefault="008537F1" w:rsidP="006A230F">
      <w:pPr>
        <w:pStyle w:val="berschrift1"/>
        <w:numPr>
          <w:ilvl w:val="0"/>
          <w:numId w:val="14"/>
        </w:numPr>
        <w:spacing w:before="360" w:after="120"/>
        <w:rPr>
          <w:lang w:val="en-US"/>
        </w:rPr>
      </w:pPr>
      <w:r>
        <w:rPr>
          <w:lang w:val="en-US"/>
        </w:rPr>
        <w:br w:type="page"/>
      </w:r>
      <w:bookmarkStart w:id="14" w:name="_Toc234921605"/>
      <w:r w:rsidR="007F47FE">
        <w:rPr>
          <w:lang w:val="en-US"/>
        </w:rPr>
        <w:lastRenderedPageBreak/>
        <w:t>Set the private variables for the settings in the class MD5</w:t>
      </w:r>
      <w:bookmarkEnd w:id="14"/>
    </w:p>
    <w:p w:rsidR="007F47FE" w:rsidRPr="00F16A2F" w:rsidRDefault="007F47FE">
      <w:pPr>
        <w:rPr>
          <w:lang w:val="en-US"/>
        </w:rPr>
      </w:pPr>
      <w:r>
        <w:rPr>
          <w:lang w:val="en-US"/>
        </w:rPr>
        <w:t>The next step is to define some private variables needed for the settings, input and output data which could look like this:</w:t>
      </w:r>
    </w:p>
    <w:p w:rsidR="007F47FE" w:rsidRDefault="00EB15B4">
      <w:pPr>
        <w:rPr>
          <w:lang w:val="en-US"/>
        </w:rPr>
      </w:pPr>
      <w:r>
        <w:rPr>
          <w:noProof/>
          <w:lang w:eastAsia="de-DE"/>
        </w:rPr>
        <w:pict>
          <v:oval id="_x0000_s1113" style="position:absolute;margin-left:83.75pt;margin-top:74.5pt;width:86.95pt;height:17.5pt;z-index:8" filled="f"/>
        </w:pict>
      </w:r>
      <w:r>
        <w:rPr>
          <w:noProof/>
          <w:lang w:eastAsia="de-DE"/>
        </w:rPr>
        <w:pict>
          <v:oval id="_x0000_s1030" style="position:absolute;margin-left:56.85pt;margin-top:53.1pt;width:86.95pt;height:17.5pt;z-index:3" filled="f"/>
        </w:pict>
      </w:r>
      <w:r w:rsidR="00E37E05" w:rsidRPr="00EB15B4">
        <w:rPr>
          <w:lang w:val="en-US"/>
        </w:rPr>
        <w:pict>
          <v:shape id="_x0000_i1053" type="#_x0000_t75" style="width:453.4pt;height:113.5pt">
            <v:imagedata r:id="rId40" o:title=""/>
          </v:shape>
        </w:pict>
      </w:r>
    </w:p>
    <w:p w:rsidR="007F47FE" w:rsidRDefault="005C3147">
      <w:pPr>
        <w:rPr>
          <w:lang w:val="en-US"/>
        </w:rPr>
      </w:pPr>
      <w:r>
        <w:rPr>
          <w:lang w:val="en-US"/>
        </w:rPr>
        <w:t xml:space="preserve">Please notice the sinuous line at the type “CryptoolStream” of the variable inputData and the list listCryptoolStreamsOut. “CryptoolStream” is a data type for input and output between plugins and is able to handle large data amounts. To use the CrypTool own stream type, include the namespace “Cryptool.PluginBase.IO” with a “using” statement as explained in chapter </w:t>
      </w:r>
      <w:r w:rsidR="00EB15B4">
        <w:rPr>
          <w:lang w:val="en-US"/>
        </w:rPr>
        <w:fldChar w:fldCharType="begin"/>
      </w:r>
      <w:r>
        <w:rPr>
          <w:lang w:val="en-US"/>
        </w:rPr>
        <w:instrText xml:space="preserve"> REF _Ref234835644 \r \h </w:instrText>
      </w:r>
      <w:r w:rsidR="00EB15B4">
        <w:rPr>
          <w:lang w:val="en-US"/>
        </w:rPr>
      </w:r>
      <w:r w:rsidR="00EB15B4">
        <w:rPr>
          <w:lang w:val="en-US"/>
        </w:rPr>
        <w:fldChar w:fldCharType="separate"/>
      </w:r>
      <w:r>
        <w:rPr>
          <w:lang w:val="en-US"/>
        </w:rPr>
        <w:t>3.3</w:t>
      </w:r>
      <w:r w:rsidR="00EB15B4">
        <w:rPr>
          <w:lang w:val="en-US"/>
        </w:rPr>
        <w:fldChar w:fldCharType="end"/>
      </w:r>
      <w:r>
        <w:rPr>
          <w:lang w:val="en-US"/>
        </w:rPr>
        <w:t>.</w:t>
      </w:r>
    </w:p>
    <w:p w:rsidR="005C3147" w:rsidRDefault="005C3147">
      <w:pPr>
        <w:rPr>
          <w:lang w:val="en-US"/>
        </w:rPr>
      </w:pPr>
      <w:r>
        <w:rPr>
          <w:lang w:val="en-US"/>
        </w:rPr>
        <w:t>The following private variables are being used in this example:</w:t>
      </w:r>
    </w:p>
    <w:p w:rsidR="005C3147" w:rsidRDefault="00B211A6" w:rsidP="005C3147">
      <w:pPr>
        <w:numPr>
          <w:ilvl w:val="0"/>
          <w:numId w:val="21"/>
        </w:numPr>
        <w:rPr>
          <w:lang w:val="en-US"/>
        </w:rPr>
      </w:pPr>
      <w:r>
        <w:rPr>
          <w:lang w:val="en-US"/>
        </w:rPr>
        <w:t xml:space="preserve">MD5Settings </w:t>
      </w:r>
      <w:r w:rsidR="00635CA5">
        <w:rPr>
          <w:lang w:val="en-US"/>
        </w:rPr>
        <w:t>settings: required to implement the IPlugin interface</w:t>
      </w:r>
      <w:r>
        <w:rPr>
          <w:lang w:val="en-US"/>
        </w:rPr>
        <w:t xml:space="preserve"> properly</w:t>
      </w:r>
    </w:p>
    <w:p w:rsidR="00635CA5" w:rsidRDefault="00B211A6" w:rsidP="005C3147">
      <w:pPr>
        <w:numPr>
          <w:ilvl w:val="0"/>
          <w:numId w:val="21"/>
        </w:numPr>
        <w:rPr>
          <w:lang w:val="en-US"/>
        </w:rPr>
      </w:pPr>
      <w:r>
        <w:rPr>
          <w:lang w:val="en-US"/>
        </w:rPr>
        <w:t>CryptoolStream inputData: stream to read the input data from</w:t>
      </w:r>
    </w:p>
    <w:p w:rsidR="00B211A6" w:rsidRDefault="00B211A6" w:rsidP="005C3147">
      <w:pPr>
        <w:numPr>
          <w:ilvl w:val="0"/>
          <w:numId w:val="21"/>
        </w:numPr>
        <w:rPr>
          <w:lang w:val="en-US"/>
        </w:rPr>
      </w:pPr>
      <w:r>
        <w:rPr>
          <w:lang w:val="en-US"/>
        </w:rPr>
        <w:t>byte[] outputData: byte array to save the output hash value</w:t>
      </w:r>
    </w:p>
    <w:p w:rsidR="00B211A6" w:rsidRDefault="00B211A6" w:rsidP="005C3147">
      <w:pPr>
        <w:numPr>
          <w:ilvl w:val="0"/>
          <w:numId w:val="21"/>
        </w:numPr>
        <w:rPr>
          <w:lang w:val="en-US"/>
        </w:rPr>
      </w:pPr>
      <w:r>
        <w:rPr>
          <w:lang w:val="en-US"/>
        </w:rPr>
        <w:t xml:space="preserve">List&lt;CryptoolStream&gt; listCryptoolStreamsOut: list of </w:t>
      </w:r>
      <w:r w:rsidR="005F6F36">
        <w:rPr>
          <w:lang w:val="en-US"/>
        </w:rPr>
        <w:t xml:space="preserve">all </w:t>
      </w:r>
      <w:r>
        <w:rPr>
          <w:lang w:val="en-US"/>
        </w:rPr>
        <w:t>streams being created</w:t>
      </w:r>
      <w:r w:rsidR="005F6F36">
        <w:rPr>
          <w:lang w:val="en-US"/>
        </w:rPr>
        <w:t xml:space="preserve"> by MD5 plugin</w:t>
      </w:r>
      <w:r w:rsidR="00EB0DBF">
        <w:rPr>
          <w:lang w:val="en-US"/>
        </w:rPr>
        <w:t>,</w:t>
      </w:r>
      <w:r>
        <w:rPr>
          <w:lang w:val="en-US"/>
        </w:rPr>
        <w:t xml:space="preserve"> required to perform a clean dispose</w:t>
      </w:r>
    </w:p>
    <w:p w:rsidR="007F47FE" w:rsidRDefault="007F47FE" w:rsidP="006A230F">
      <w:pPr>
        <w:pStyle w:val="berschrift1"/>
        <w:numPr>
          <w:ilvl w:val="0"/>
          <w:numId w:val="14"/>
        </w:numPr>
        <w:spacing w:before="360" w:after="120"/>
        <w:rPr>
          <w:lang w:val="en-US"/>
        </w:rPr>
      </w:pPr>
      <w:r>
        <w:rPr>
          <w:lang w:val="en-US"/>
        </w:rPr>
        <w:br w:type="page"/>
      </w:r>
      <w:bookmarkStart w:id="15" w:name="_Toc234921606"/>
      <w:r>
        <w:rPr>
          <w:lang w:val="en-US"/>
        </w:rPr>
        <w:lastRenderedPageBreak/>
        <w:t>Define the code of the class MD5 to fit the interface</w:t>
      </w:r>
      <w:bookmarkEnd w:id="15"/>
    </w:p>
    <w:p w:rsidR="007F47FE" w:rsidRPr="00B84B85" w:rsidRDefault="007F47FE">
      <w:pPr>
        <w:rPr>
          <w:lang w:val="en-US"/>
        </w:rPr>
      </w:pPr>
      <w:r w:rsidRPr="001D4806">
        <w:rPr>
          <w:lang w:val="en-US"/>
        </w:rPr>
        <w:t>Next we have to complete our code to correctly serve the interface.</w:t>
      </w:r>
    </w:p>
    <w:p w:rsidR="007F47FE" w:rsidRPr="00B84B85" w:rsidRDefault="007F47FE">
      <w:pPr>
        <w:rPr>
          <w:lang w:val="en-US"/>
        </w:rPr>
      </w:pPr>
      <w:r w:rsidRPr="00B84B85">
        <w:rPr>
          <w:lang w:val="en-US"/>
        </w:rPr>
        <w:t xml:space="preserve">First we add a constructor to our class where we can create an </w:t>
      </w:r>
      <w:r>
        <w:rPr>
          <w:lang w:val="en-US"/>
        </w:rPr>
        <w:t>instance of our settings class:</w:t>
      </w:r>
    </w:p>
    <w:p w:rsidR="007F47FE" w:rsidRDefault="00E37E05">
      <w:pPr>
        <w:rPr>
          <w:lang w:val="en-US"/>
        </w:rPr>
      </w:pPr>
      <w:r w:rsidRPr="00EB15B4">
        <w:rPr>
          <w:lang w:val="en-US"/>
        </w:rPr>
        <w:pict>
          <v:shape id="_x0000_i1054" type="#_x0000_t75" style="width:453.4pt;height:169.3pt">
            <v:imagedata r:id="rId41" o:title=""/>
          </v:shape>
        </w:pict>
      </w:r>
    </w:p>
    <w:p w:rsidR="007F47FE" w:rsidRDefault="007F47FE">
      <w:pPr>
        <w:rPr>
          <w:lang w:val="en-US"/>
        </w:rPr>
      </w:pPr>
      <w:r>
        <w:rPr>
          <w:lang w:val="en-US"/>
        </w:rPr>
        <w:t xml:space="preserve">Secondly, we have to </w:t>
      </w:r>
      <w:r w:rsidR="00310B63">
        <w:rPr>
          <w:lang w:val="en-US"/>
        </w:rPr>
        <w:t>implement</w:t>
      </w:r>
      <w:r>
        <w:rPr>
          <w:lang w:val="en-US"/>
        </w:rPr>
        <w:t xml:space="preserve"> the property “Settings” </w:t>
      </w:r>
      <w:r w:rsidR="00310B63">
        <w:rPr>
          <w:lang w:val="en-US"/>
        </w:rPr>
        <w:t>defined</w:t>
      </w:r>
      <w:r>
        <w:rPr>
          <w:lang w:val="en-US"/>
        </w:rPr>
        <w:t xml:space="preserve"> </w:t>
      </w:r>
      <w:r w:rsidR="00310B63">
        <w:rPr>
          <w:lang w:val="en-US"/>
        </w:rPr>
        <w:t xml:space="preserve">in </w:t>
      </w:r>
      <w:r>
        <w:rPr>
          <w:lang w:val="en-US"/>
        </w:rPr>
        <w:t>the interface:</w:t>
      </w:r>
    </w:p>
    <w:p w:rsidR="007F47FE" w:rsidRDefault="00E37E05">
      <w:pPr>
        <w:rPr>
          <w:lang w:val="en-US"/>
        </w:rPr>
      </w:pPr>
      <w:r w:rsidRPr="00EB15B4">
        <w:rPr>
          <w:lang w:val="en-US"/>
        </w:rPr>
        <w:pict>
          <v:shape id="_x0000_i1055" type="#_x0000_t75" style="width:287.35pt;height:65.5pt">
            <v:imagedata r:id="rId42" o:title=""/>
          </v:shape>
        </w:pict>
      </w:r>
    </w:p>
    <w:p w:rsidR="0091008E" w:rsidRDefault="007F47FE">
      <w:pPr>
        <w:rPr>
          <w:lang w:val="en-US"/>
        </w:rPr>
      </w:pPr>
      <w:r>
        <w:rPr>
          <w:lang w:val="en-US"/>
        </w:rPr>
        <w:t xml:space="preserve">Thirdly we have to define two properties with their according attributes. This step is necessary to </w:t>
      </w:r>
      <w:r w:rsidR="00BF6B79">
        <w:rPr>
          <w:lang w:val="en-US"/>
        </w:rPr>
        <w:t>tell Cryptool that these properties are input/output properties used for da</w:t>
      </w:r>
      <w:r w:rsidR="0091008E">
        <w:rPr>
          <w:lang w:val="en-US"/>
        </w:rPr>
        <w:t>ta exchange with other plugins.</w:t>
      </w:r>
    </w:p>
    <w:p w:rsidR="0091008E" w:rsidRDefault="0091008E">
      <w:pPr>
        <w:rPr>
          <w:lang w:val="en-US"/>
        </w:rPr>
      </w:pPr>
      <w:r>
        <w:rPr>
          <w:lang w:val="en-US"/>
        </w:rPr>
        <w:t>The attribute is named “PropertyInfo” and consists of the following elements:</w:t>
      </w:r>
    </w:p>
    <w:p w:rsidR="0091008E" w:rsidRDefault="0091008E" w:rsidP="0091008E">
      <w:pPr>
        <w:numPr>
          <w:ilvl w:val="0"/>
          <w:numId w:val="3"/>
        </w:numPr>
        <w:rPr>
          <w:lang w:val="en-US"/>
        </w:rPr>
      </w:pPr>
      <w:r>
        <w:rPr>
          <w:lang w:val="en-US"/>
        </w:rPr>
        <w:t xml:space="preserve">direction = defines </w:t>
      </w:r>
      <w:r w:rsidR="000035BD">
        <w:rPr>
          <w:lang w:val="en-US"/>
        </w:rPr>
        <w:t>whether</w:t>
      </w:r>
      <w:r>
        <w:rPr>
          <w:lang w:val="en-US"/>
        </w:rPr>
        <w:t xml:space="preserve"> this property is an input or output property</w:t>
      </w:r>
      <w:r w:rsidR="006A0438">
        <w:rPr>
          <w:lang w:val="en-US"/>
        </w:rPr>
        <w:t>, i.e. whether it reads input data or writes output data</w:t>
      </w:r>
    </w:p>
    <w:p w:rsidR="0091008E" w:rsidRDefault="0091008E" w:rsidP="0091008E">
      <w:pPr>
        <w:numPr>
          <w:ilvl w:val="1"/>
          <w:numId w:val="3"/>
        </w:numPr>
        <w:rPr>
          <w:lang w:val="en-US"/>
        </w:rPr>
      </w:pPr>
      <w:r>
        <w:rPr>
          <w:lang w:val="en-US"/>
        </w:rPr>
        <w:t>Direction.Input</w:t>
      </w:r>
    </w:p>
    <w:p w:rsidR="0091008E" w:rsidRDefault="0091008E" w:rsidP="0091008E">
      <w:pPr>
        <w:numPr>
          <w:ilvl w:val="1"/>
          <w:numId w:val="3"/>
        </w:numPr>
        <w:rPr>
          <w:lang w:val="en-US"/>
        </w:rPr>
      </w:pPr>
      <w:r>
        <w:rPr>
          <w:lang w:val="en-US"/>
        </w:rPr>
        <w:t>Direction.Output</w:t>
      </w:r>
    </w:p>
    <w:p w:rsidR="0091008E" w:rsidRDefault="0091008E" w:rsidP="0091008E">
      <w:pPr>
        <w:numPr>
          <w:ilvl w:val="0"/>
          <w:numId w:val="3"/>
        </w:numPr>
        <w:rPr>
          <w:lang w:val="en-US"/>
        </w:rPr>
      </w:pPr>
      <w:r>
        <w:rPr>
          <w:lang w:val="en-US"/>
        </w:rPr>
        <w:t>caption = caption of the property (e.g. shown at the input on the dropped icon in the editor), see below:</w:t>
      </w:r>
    </w:p>
    <w:p w:rsidR="0091008E" w:rsidRDefault="00E37E05" w:rsidP="0091008E">
      <w:pPr>
        <w:ind w:left="720"/>
        <w:rPr>
          <w:lang w:val="en-US"/>
        </w:rPr>
      </w:pPr>
      <w:r w:rsidRPr="00EB15B4">
        <w:rPr>
          <w:lang w:val="en-US"/>
        </w:rPr>
        <w:pict>
          <v:shape id="_x0000_i1056" type="#_x0000_t75" style="width:266.6pt;height:88.2pt">
            <v:imagedata r:id="rId43" o:title=""/>
          </v:shape>
        </w:pict>
      </w:r>
    </w:p>
    <w:p w:rsidR="0091008E" w:rsidRDefault="0091008E" w:rsidP="0091008E">
      <w:pPr>
        <w:numPr>
          <w:ilvl w:val="0"/>
          <w:numId w:val="3"/>
        </w:numPr>
        <w:rPr>
          <w:lang w:val="en-US"/>
        </w:rPr>
      </w:pPr>
      <w:r>
        <w:rPr>
          <w:lang w:val="en-US"/>
        </w:rPr>
        <w:t>tool</w:t>
      </w:r>
      <w:r w:rsidR="00CD2692">
        <w:rPr>
          <w:lang w:val="en-US"/>
        </w:rPr>
        <w:t>T</w:t>
      </w:r>
      <w:r>
        <w:rPr>
          <w:lang w:val="en-US"/>
        </w:rPr>
        <w:t>ip = tooltip of the property (e.g. shown at the input arrow on the dropped icon in the editor), see above</w:t>
      </w:r>
    </w:p>
    <w:p w:rsidR="0091008E" w:rsidRPr="000035BD" w:rsidRDefault="0091008E" w:rsidP="0091008E">
      <w:pPr>
        <w:numPr>
          <w:ilvl w:val="0"/>
          <w:numId w:val="3"/>
        </w:numPr>
        <w:rPr>
          <w:lang w:val="en-US"/>
        </w:rPr>
      </w:pPr>
      <w:r w:rsidRPr="000035BD">
        <w:rPr>
          <w:lang w:val="en-US"/>
        </w:rPr>
        <w:lastRenderedPageBreak/>
        <w:t>descriptionUrl = not used right now</w:t>
      </w:r>
    </w:p>
    <w:p w:rsidR="007254C3" w:rsidRDefault="007254C3" w:rsidP="0091008E">
      <w:pPr>
        <w:numPr>
          <w:ilvl w:val="0"/>
          <w:numId w:val="3"/>
        </w:numPr>
        <w:rPr>
          <w:lang w:val="en-US"/>
        </w:rPr>
      </w:pPr>
      <w:r>
        <w:rPr>
          <w:lang w:val="en-US"/>
        </w:rPr>
        <w:t xml:space="preserve">mandatory = this flag defines whether an input is required to be connected by the user. </w:t>
      </w:r>
      <w:r w:rsidR="000035BD">
        <w:rPr>
          <w:lang w:val="en-US"/>
        </w:rPr>
        <w:t>If set to true, there has to be an input connection that provides data. If no input data is provided for mandatory input, your plugin will not be executed</w:t>
      </w:r>
      <w:r w:rsidR="008C6A7C">
        <w:rPr>
          <w:lang w:val="en-US"/>
        </w:rPr>
        <w:t xml:space="preserve"> in the workflow chain</w:t>
      </w:r>
      <w:r w:rsidR="000035BD">
        <w:rPr>
          <w:lang w:val="en-US"/>
        </w:rPr>
        <w:t xml:space="preserve">. If set to false, connecting the input is optional. This only applies to input properties. </w:t>
      </w:r>
      <w:r w:rsidR="00956FF7">
        <w:rPr>
          <w:lang w:val="en-US"/>
        </w:rPr>
        <w:t>If using Direction.Output, this</w:t>
      </w:r>
      <w:r w:rsidR="000035BD">
        <w:rPr>
          <w:lang w:val="en-US"/>
        </w:rPr>
        <w:t xml:space="preserve"> flag is ignored.</w:t>
      </w:r>
    </w:p>
    <w:p w:rsidR="0091008E" w:rsidRDefault="0091008E" w:rsidP="0091008E">
      <w:pPr>
        <w:numPr>
          <w:ilvl w:val="0"/>
          <w:numId w:val="3"/>
        </w:numPr>
        <w:rPr>
          <w:lang w:val="en-US"/>
        </w:rPr>
      </w:pPr>
      <w:r>
        <w:rPr>
          <w:lang w:val="en-US"/>
        </w:rPr>
        <w:t>hasDefaultValue = if this flag is set</w:t>
      </w:r>
      <w:r w:rsidR="00084E25">
        <w:rPr>
          <w:lang w:val="en-US"/>
        </w:rPr>
        <w:t xml:space="preserve"> to true</w:t>
      </w:r>
      <w:r>
        <w:rPr>
          <w:lang w:val="en-US"/>
        </w:rPr>
        <w:t>, CrypTool treats this plugin as though the input has already input data.</w:t>
      </w:r>
    </w:p>
    <w:p w:rsidR="0091008E" w:rsidRDefault="0091008E" w:rsidP="0091008E">
      <w:pPr>
        <w:numPr>
          <w:ilvl w:val="0"/>
          <w:numId w:val="3"/>
        </w:numPr>
        <w:rPr>
          <w:lang w:val="en-US"/>
        </w:rPr>
      </w:pPr>
      <w:r>
        <w:rPr>
          <w:lang w:val="en-US"/>
        </w:rPr>
        <w:t>DisplayLevel = define in which display levels your property will be shown in CrypTool. CrypTool provides the following display levels:</w:t>
      </w:r>
    </w:p>
    <w:p w:rsidR="0091008E" w:rsidRDefault="0091008E" w:rsidP="0091008E">
      <w:pPr>
        <w:numPr>
          <w:ilvl w:val="1"/>
          <w:numId w:val="3"/>
        </w:numPr>
        <w:rPr>
          <w:lang w:val="en-US"/>
        </w:rPr>
      </w:pPr>
      <w:r>
        <w:rPr>
          <w:lang w:val="en-US"/>
        </w:rPr>
        <w:t>DisplayLevel.Beginner</w:t>
      </w:r>
    </w:p>
    <w:p w:rsidR="0091008E" w:rsidRDefault="0091008E" w:rsidP="0091008E">
      <w:pPr>
        <w:numPr>
          <w:ilvl w:val="1"/>
          <w:numId w:val="3"/>
        </w:numPr>
        <w:rPr>
          <w:lang w:val="en-US"/>
        </w:rPr>
      </w:pPr>
      <w:r>
        <w:rPr>
          <w:lang w:val="en-US"/>
        </w:rPr>
        <w:t>DisplayLevel.Experienced</w:t>
      </w:r>
    </w:p>
    <w:p w:rsidR="0091008E" w:rsidRDefault="0091008E" w:rsidP="0091008E">
      <w:pPr>
        <w:numPr>
          <w:ilvl w:val="1"/>
          <w:numId w:val="3"/>
        </w:numPr>
        <w:rPr>
          <w:lang w:val="en-US"/>
        </w:rPr>
      </w:pPr>
      <w:r>
        <w:rPr>
          <w:lang w:val="en-US"/>
        </w:rPr>
        <w:t>DisplayLevel.Expert</w:t>
      </w:r>
    </w:p>
    <w:p w:rsidR="0091008E" w:rsidRDefault="0091008E" w:rsidP="0091008E">
      <w:pPr>
        <w:numPr>
          <w:ilvl w:val="1"/>
          <w:numId w:val="3"/>
        </w:numPr>
        <w:rPr>
          <w:lang w:val="en-US"/>
        </w:rPr>
      </w:pPr>
      <w:r>
        <w:rPr>
          <w:lang w:val="en-US"/>
        </w:rPr>
        <w:t>DisplayLevel.Professional</w:t>
      </w:r>
    </w:p>
    <w:p w:rsidR="0091008E" w:rsidRDefault="0091008E" w:rsidP="0091008E">
      <w:pPr>
        <w:numPr>
          <w:ilvl w:val="0"/>
          <w:numId w:val="3"/>
        </w:numPr>
        <w:rPr>
          <w:lang w:val="en-US"/>
        </w:rPr>
      </w:pPr>
      <w:r>
        <w:rPr>
          <w:lang w:val="en-US"/>
        </w:rPr>
        <w:t xml:space="preserve">QuickWatchFormat = defines </w:t>
      </w:r>
      <w:r w:rsidR="000035BD">
        <w:rPr>
          <w:lang w:val="en-US"/>
        </w:rPr>
        <w:t xml:space="preserve">how </w:t>
      </w:r>
      <w:r>
        <w:rPr>
          <w:lang w:val="en-US"/>
        </w:rPr>
        <w:t xml:space="preserve">the content of the property </w:t>
      </w:r>
      <w:r w:rsidR="000035BD">
        <w:rPr>
          <w:lang w:val="en-US"/>
        </w:rPr>
        <w:t>will</w:t>
      </w:r>
      <w:r>
        <w:rPr>
          <w:lang w:val="en-US"/>
        </w:rPr>
        <w:t xml:space="preserve"> be shown in the quick watch. CrypTool accepts the following quick watch formats:</w:t>
      </w:r>
    </w:p>
    <w:p w:rsidR="0091008E" w:rsidRDefault="0091008E" w:rsidP="0091008E">
      <w:pPr>
        <w:numPr>
          <w:ilvl w:val="1"/>
          <w:numId w:val="3"/>
        </w:numPr>
        <w:rPr>
          <w:lang w:val="en-US"/>
        </w:rPr>
      </w:pPr>
      <w:r>
        <w:rPr>
          <w:lang w:val="en-US"/>
        </w:rPr>
        <w:t>QuickWatchFormat.Base64</w:t>
      </w:r>
    </w:p>
    <w:p w:rsidR="0091008E" w:rsidRDefault="0091008E" w:rsidP="0091008E">
      <w:pPr>
        <w:numPr>
          <w:ilvl w:val="1"/>
          <w:numId w:val="3"/>
        </w:numPr>
        <w:rPr>
          <w:lang w:val="en-US"/>
        </w:rPr>
      </w:pPr>
      <w:r>
        <w:rPr>
          <w:lang w:val="en-US"/>
        </w:rPr>
        <w:t>QuickWatchFormat.Hex</w:t>
      </w:r>
    </w:p>
    <w:p w:rsidR="0091008E" w:rsidRDefault="0091008E" w:rsidP="0091008E">
      <w:pPr>
        <w:numPr>
          <w:ilvl w:val="1"/>
          <w:numId w:val="3"/>
        </w:numPr>
        <w:rPr>
          <w:lang w:val="en-US"/>
        </w:rPr>
      </w:pPr>
      <w:r>
        <w:rPr>
          <w:lang w:val="en-US"/>
        </w:rPr>
        <w:t>QuickWatchFormat.None</w:t>
      </w:r>
    </w:p>
    <w:p w:rsidR="0091008E" w:rsidRDefault="0091008E" w:rsidP="0091008E">
      <w:pPr>
        <w:numPr>
          <w:ilvl w:val="1"/>
          <w:numId w:val="3"/>
        </w:numPr>
        <w:rPr>
          <w:lang w:val="en-US"/>
        </w:rPr>
      </w:pPr>
      <w:r>
        <w:rPr>
          <w:lang w:val="en-US"/>
        </w:rPr>
        <w:t>QuickWatchFormat.Text</w:t>
      </w:r>
    </w:p>
    <w:p w:rsidR="0091008E" w:rsidRDefault="0091008E" w:rsidP="0091008E">
      <w:pPr>
        <w:ind w:left="1080"/>
        <w:rPr>
          <w:lang w:val="en-US"/>
        </w:rPr>
      </w:pPr>
      <w:r>
        <w:rPr>
          <w:lang w:val="en-US"/>
        </w:rPr>
        <w:t xml:space="preserve">A quick watch </w:t>
      </w:r>
      <w:r w:rsidR="00B52B56">
        <w:rPr>
          <w:lang w:val="en-US"/>
        </w:rPr>
        <w:t xml:space="preserve">in Hex </w:t>
      </w:r>
      <w:r>
        <w:rPr>
          <w:lang w:val="en-US"/>
        </w:rPr>
        <w:t>could look like this:</w:t>
      </w:r>
    </w:p>
    <w:p w:rsidR="0091008E" w:rsidRDefault="00E37E05" w:rsidP="0091008E">
      <w:pPr>
        <w:ind w:left="1080"/>
        <w:rPr>
          <w:lang w:val="en-US"/>
        </w:rPr>
      </w:pPr>
      <w:r w:rsidRPr="00EB15B4">
        <w:rPr>
          <w:lang w:val="en-US"/>
        </w:rPr>
        <w:pict>
          <v:shape id="_x0000_i1057" type="#_x0000_t75" style="width:158.9pt;height:90.8pt">
            <v:imagedata r:id="rId44" o:title=""/>
          </v:shape>
        </w:pict>
      </w:r>
    </w:p>
    <w:p w:rsidR="0091008E" w:rsidRDefault="0091008E" w:rsidP="0091008E">
      <w:pPr>
        <w:numPr>
          <w:ilvl w:val="0"/>
          <w:numId w:val="3"/>
        </w:numPr>
        <w:rPr>
          <w:lang w:val="en-US"/>
        </w:rPr>
      </w:pPr>
      <w:r>
        <w:rPr>
          <w:lang w:val="en-US"/>
        </w:rPr>
        <w:t xml:space="preserve">quickWatchConversionMethod = this string points to a conversion method; most plugins can use a “null” value here, because no conversion is necessary. The QuickWatch function uses system “default” encoding to display data. So only if your data is in some other format, like Unicode or UTF8, you have to provide </w:t>
      </w:r>
      <w:r w:rsidR="000035BD">
        <w:rPr>
          <w:lang w:val="en-US"/>
        </w:rPr>
        <w:t xml:space="preserve">the name of </w:t>
      </w:r>
      <w:r>
        <w:rPr>
          <w:lang w:val="en-US"/>
        </w:rPr>
        <w:t>a conversion method</w:t>
      </w:r>
      <w:r w:rsidR="000035BD">
        <w:rPr>
          <w:lang w:val="en-US"/>
        </w:rPr>
        <w:t xml:space="preserve"> as string</w:t>
      </w:r>
      <w:r>
        <w:rPr>
          <w:lang w:val="en-US"/>
        </w:rPr>
        <w:t>. The method header has to look like this:</w:t>
      </w:r>
      <w:r>
        <w:rPr>
          <w:lang w:val="en-US"/>
        </w:rPr>
        <w:br/>
      </w:r>
      <w:r w:rsidRPr="00774701">
        <w:rPr>
          <w:rFonts w:ascii="Courier New" w:hAnsi="Courier New" w:cs="Courier New"/>
          <w:sz w:val="20"/>
          <w:szCs w:val="20"/>
          <w:lang w:val="en-US"/>
        </w:rPr>
        <w:t>object YourMethodName(string PropertyNameToConvert)</w:t>
      </w:r>
    </w:p>
    <w:p w:rsidR="0091008E" w:rsidRDefault="0091008E">
      <w:pPr>
        <w:rPr>
          <w:lang w:val="en-US"/>
        </w:rPr>
      </w:pPr>
    </w:p>
    <w:p w:rsidR="0091008E" w:rsidRDefault="0091008E">
      <w:pPr>
        <w:rPr>
          <w:lang w:val="en-US"/>
        </w:rPr>
      </w:pPr>
    </w:p>
    <w:p w:rsidR="007F47FE" w:rsidRPr="00191318" w:rsidRDefault="00130D92">
      <w:pPr>
        <w:rPr>
          <w:lang w:val="en-US"/>
        </w:rPr>
      </w:pPr>
      <w:r>
        <w:rPr>
          <w:lang w:val="en-US"/>
        </w:rPr>
        <w:lastRenderedPageBreak/>
        <w:t>First we define the “InputData” property</w:t>
      </w:r>
      <w:r w:rsidR="00C339BD">
        <w:rPr>
          <w:lang w:val="en-US"/>
        </w:rPr>
        <w:t xml:space="preserve"> getter and setter</w:t>
      </w:r>
      <w:r>
        <w:rPr>
          <w:lang w:val="en-US"/>
        </w:rPr>
        <w:t>:</w:t>
      </w:r>
    </w:p>
    <w:p w:rsidR="007F47FE" w:rsidRDefault="00E37E05">
      <w:pPr>
        <w:rPr>
          <w:noProof/>
          <w:lang w:eastAsia="de-DE"/>
        </w:rPr>
      </w:pPr>
      <w:r>
        <w:rPr>
          <w:noProof/>
          <w:lang w:eastAsia="de-DE"/>
        </w:rPr>
        <w:pict>
          <v:shape id="_x0000_i1058" type="#_x0000_t75" style="width:453.4pt;height:149.85pt">
            <v:imagedata r:id="rId45" o:title=""/>
          </v:shape>
        </w:pict>
      </w:r>
    </w:p>
    <w:p w:rsidR="00426B7E" w:rsidRDefault="00284E0E">
      <w:pPr>
        <w:rPr>
          <w:lang w:val="en-US"/>
        </w:rPr>
      </w:pPr>
      <w:r>
        <w:rPr>
          <w:lang w:val="en-US"/>
        </w:rPr>
        <w:t xml:space="preserve">In the getter we </w:t>
      </w:r>
      <w:r w:rsidR="00E1077D">
        <w:rPr>
          <w:lang w:val="en-US"/>
        </w:rPr>
        <w:t>check</w:t>
      </w:r>
      <w:r>
        <w:rPr>
          <w:lang w:val="en-US"/>
        </w:rPr>
        <w:t xml:space="preserve"> if the input</w:t>
      </w:r>
      <w:r w:rsidR="00F65A55">
        <w:rPr>
          <w:lang w:val="en-US"/>
        </w:rPr>
        <w:t xml:space="preserve"> d</w:t>
      </w:r>
      <w:r>
        <w:rPr>
          <w:lang w:val="en-US"/>
        </w:rPr>
        <w:t>ata is not null. If input</w:t>
      </w:r>
      <w:r w:rsidR="00F65A55">
        <w:rPr>
          <w:lang w:val="en-US"/>
        </w:rPr>
        <w:t xml:space="preserve"> d</w:t>
      </w:r>
      <w:r>
        <w:rPr>
          <w:lang w:val="en-US"/>
        </w:rPr>
        <w:t>ata is filled,</w:t>
      </w:r>
      <w:r w:rsidR="00011E70">
        <w:rPr>
          <w:lang w:val="en-US"/>
        </w:rPr>
        <w:t xml:space="preserve"> we declare a new CryptoolStream to read the input data, open it and add it to our list where all output s</w:t>
      </w:r>
      <w:r w:rsidR="00426B7E">
        <w:rPr>
          <w:lang w:val="en-US"/>
        </w:rPr>
        <w:t>tream references</w:t>
      </w:r>
      <w:r w:rsidR="00011E70">
        <w:rPr>
          <w:lang w:val="en-US"/>
        </w:rPr>
        <w:t xml:space="preserve"> are stored.</w:t>
      </w:r>
      <w:r w:rsidR="00426B7E">
        <w:rPr>
          <w:lang w:val="en-US"/>
        </w:rPr>
        <w:t xml:space="preserve"> Finally the new stream will be returned.</w:t>
      </w:r>
    </w:p>
    <w:p w:rsidR="00011E70" w:rsidRPr="00ED5752" w:rsidRDefault="00011E70">
      <w:pPr>
        <w:rPr>
          <w:i/>
          <w:sz w:val="18"/>
          <w:szCs w:val="18"/>
          <w:lang w:val="en-US"/>
        </w:rPr>
      </w:pPr>
      <w:r w:rsidRPr="00ED5752">
        <w:rPr>
          <w:i/>
          <w:sz w:val="18"/>
          <w:szCs w:val="18"/>
          <w:lang w:val="en-US"/>
        </w:rPr>
        <w:t xml:space="preserve">Note 1: </w:t>
      </w:r>
      <w:r w:rsidR="00A7307E" w:rsidRPr="00ED5752">
        <w:rPr>
          <w:i/>
          <w:sz w:val="18"/>
          <w:szCs w:val="18"/>
          <w:lang w:val="en-US"/>
        </w:rPr>
        <w:t xml:space="preserve">It is currently not possible to read </w:t>
      </w:r>
      <w:r w:rsidRPr="00ED5752">
        <w:rPr>
          <w:i/>
          <w:sz w:val="18"/>
          <w:szCs w:val="18"/>
          <w:lang w:val="en-US"/>
        </w:rPr>
        <w:t>directly from the input data</w:t>
      </w:r>
      <w:r w:rsidR="00A7307E" w:rsidRPr="00ED5752">
        <w:rPr>
          <w:i/>
          <w:sz w:val="18"/>
          <w:szCs w:val="18"/>
          <w:lang w:val="en-US"/>
        </w:rPr>
        <w:t xml:space="preserve"> variable </w:t>
      </w:r>
      <w:r w:rsidRPr="00ED5752">
        <w:rPr>
          <w:i/>
          <w:sz w:val="18"/>
          <w:szCs w:val="18"/>
          <w:lang w:val="en-US"/>
        </w:rPr>
        <w:t>without creating an intermediate CryptoolStream</w:t>
      </w:r>
      <w:r w:rsidR="00A7307E" w:rsidRPr="00ED5752">
        <w:rPr>
          <w:i/>
          <w:sz w:val="18"/>
          <w:szCs w:val="18"/>
          <w:lang w:val="en-US"/>
        </w:rPr>
        <w:t>.</w:t>
      </w:r>
    </w:p>
    <w:p w:rsidR="00011E70" w:rsidRPr="00ED5752" w:rsidRDefault="00011E70">
      <w:pPr>
        <w:rPr>
          <w:i/>
          <w:sz w:val="18"/>
          <w:szCs w:val="18"/>
          <w:lang w:val="en-US"/>
        </w:rPr>
      </w:pPr>
      <w:r w:rsidRPr="00ED5752">
        <w:rPr>
          <w:i/>
          <w:sz w:val="18"/>
          <w:szCs w:val="18"/>
          <w:lang w:val="en-US"/>
        </w:rPr>
        <w:t>Note 2: The naming may be confusing. The new CryptoolStream is not an output stream, but it is added to the list of output streams to enable a clean dispose afterwards.</w:t>
      </w:r>
      <w:r w:rsidR="00426B7E" w:rsidRPr="00ED5752">
        <w:rPr>
          <w:i/>
          <w:sz w:val="18"/>
          <w:szCs w:val="18"/>
          <w:lang w:val="en-US"/>
        </w:rPr>
        <w:t xml:space="preserve"> See chapter </w:t>
      </w:r>
      <w:fldSimple w:instr=" REF _Ref234905213 \r \h  \* MERGEFORMAT ">
        <w:r w:rsidR="00426B7E" w:rsidRPr="00ED5752">
          <w:rPr>
            <w:i/>
            <w:sz w:val="18"/>
            <w:szCs w:val="18"/>
            <w:lang w:val="en-US"/>
          </w:rPr>
          <w:t>9</w:t>
        </w:r>
      </w:fldSimple>
      <w:r w:rsidR="00426B7E" w:rsidRPr="00ED5752">
        <w:rPr>
          <w:i/>
          <w:sz w:val="18"/>
          <w:szCs w:val="18"/>
          <w:lang w:val="en-US"/>
        </w:rPr>
        <w:t xml:space="preserve"> below.</w:t>
      </w:r>
    </w:p>
    <w:p w:rsidR="00ED5752" w:rsidRPr="00ED5752" w:rsidRDefault="00ED5752">
      <w:pPr>
        <w:rPr>
          <w:lang w:val="en-US"/>
        </w:rPr>
      </w:pPr>
      <w:commentRangeStart w:id="16"/>
      <w:r>
        <w:rPr>
          <w:lang w:val="en-US"/>
        </w:rPr>
        <w:t>The setter sets the new input data and announces the data to the Cryptool 2.0 environment by using the expression “OnPropertyChanged(“&lt;Property name&gt;”).</w:t>
      </w:r>
    </w:p>
    <w:p w:rsidR="005874A2" w:rsidRDefault="00154013" w:rsidP="005874A2">
      <w:pPr>
        <w:rPr>
          <w:lang w:val="en-US"/>
        </w:rPr>
      </w:pPr>
      <w:r>
        <w:rPr>
          <w:lang w:val="en-US"/>
        </w:rPr>
        <w:t xml:space="preserve">This step is important (especially </w:t>
      </w:r>
      <w:r w:rsidR="00426B7E">
        <w:rPr>
          <w:lang w:val="en-US"/>
        </w:rPr>
        <w:t xml:space="preserve">for output properties), because </w:t>
      </w:r>
      <w:r w:rsidR="005874A2">
        <w:rPr>
          <w:lang w:val="en-US"/>
        </w:rPr>
        <w:t>this is the only way to inform Cryptool 2.0 of the data update.</w:t>
      </w:r>
    </w:p>
    <w:commentRangeEnd w:id="16"/>
    <w:p w:rsidR="00D60700" w:rsidRDefault="00BF10A7" w:rsidP="000247EE">
      <w:pPr>
        <w:rPr>
          <w:lang w:val="en-US"/>
        </w:rPr>
      </w:pPr>
      <w:r>
        <w:rPr>
          <w:rStyle w:val="Kommentarzeichen"/>
        </w:rPr>
        <w:commentReference w:id="16"/>
      </w:r>
      <w:r w:rsidR="002A154B">
        <w:rPr>
          <w:lang w:val="en-US"/>
        </w:rPr>
        <w:t>The output data property could look like this:</w:t>
      </w:r>
    </w:p>
    <w:p w:rsidR="002A154B" w:rsidRDefault="00E37E05" w:rsidP="000247EE">
      <w:pPr>
        <w:rPr>
          <w:lang w:val="en-US"/>
        </w:rPr>
      </w:pPr>
      <w:r w:rsidRPr="00EB15B4">
        <w:rPr>
          <w:lang w:val="en-US"/>
        </w:rPr>
        <w:pict>
          <v:shape id="_x0000_i1059" type="#_x0000_t75" style="width:452.75pt;height:98.6pt">
            <v:imagedata r:id="rId47" o:title=""/>
          </v:shape>
        </w:pict>
      </w:r>
    </w:p>
    <w:p w:rsidR="005874A2" w:rsidRDefault="005874A2" w:rsidP="000247EE">
      <w:pPr>
        <w:rPr>
          <w:lang w:val="en-US"/>
        </w:rPr>
      </w:pPr>
      <w:r>
        <w:rPr>
          <w:lang w:val="en-US"/>
        </w:rPr>
        <w:t xml:space="preserve">CrypTool does not require implementing output setters, as they will never be called from outside of the plugin. Nevertheless in this example our plugin accesses the property </w:t>
      </w:r>
      <w:r w:rsidR="00BF10A7">
        <w:rPr>
          <w:lang w:val="en-US"/>
        </w:rPr>
        <w:t>itself,</w:t>
      </w:r>
      <w:r>
        <w:rPr>
          <w:lang w:val="en-US"/>
        </w:rPr>
        <w:t xml:space="preserve"> therefore we chose to implement the setter. </w:t>
      </w:r>
    </w:p>
    <w:p w:rsidR="00253ACF" w:rsidRDefault="00253ACF" w:rsidP="000247EE">
      <w:pPr>
        <w:rPr>
          <w:lang w:val="en-US"/>
        </w:rPr>
      </w:pPr>
      <w:r>
        <w:rPr>
          <w:lang w:val="en-US"/>
        </w:rPr>
        <w:t xml:space="preserve">You can also provide </w:t>
      </w:r>
      <w:r w:rsidR="00BF10A7">
        <w:rPr>
          <w:lang w:val="en-US"/>
        </w:rPr>
        <w:t>additional</w:t>
      </w:r>
      <w:r>
        <w:rPr>
          <w:lang w:val="en-US"/>
        </w:rPr>
        <w:t xml:space="preserve"> output data type</w:t>
      </w:r>
      <w:r w:rsidR="00440F06">
        <w:rPr>
          <w:lang w:val="en-US"/>
        </w:rPr>
        <w:t>s</w:t>
      </w:r>
      <w:r>
        <w:rPr>
          <w:lang w:val="en-US"/>
        </w:rPr>
        <w:t xml:space="preserve"> if you like. For example we </w:t>
      </w:r>
      <w:r w:rsidR="00440F06">
        <w:rPr>
          <w:lang w:val="en-US"/>
        </w:rPr>
        <w:t>provide also an output data of type CryptoolStream:</w:t>
      </w:r>
    </w:p>
    <w:p w:rsidR="00440F06" w:rsidRDefault="00E37E05" w:rsidP="000247EE">
      <w:pPr>
        <w:rPr>
          <w:lang w:val="en-US"/>
        </w:rPr>
      </w:pPr>
      <w:r w:rsidRPr="00EB15B4">
        <w:rPr>
          <w:lang w:val="en-US"/>
        </w:rPr>
        <w:lastRenderedPageBreak/>
        <w:pict>
          <v:shape id="_x0000_i1060" type="#_x0000_t75" style="width:453.4pt;height:109.6pt">
            <v:imagedata r:id="rId48" o:title=""/>
          </v:shape>
        </w:pict>
      </w:r>
    </w:p>
    <w:p w:rsidR="00BF10A7" w:rsidRDefault="00BF10A7" w:rsidP="000247EE">
      <w:pPr>
        <w:rPr>
          <w:lang w:val="en-US"/>
        </w:rPr>
      </w:pPr>
      <w:r>
        <w:rPr>
          <w:lang w:val="en-US"/>
        </w:rPr>
        <w:t>This property’s setter is not called and therefore not implemented.</w:t>
      </w:r>
    </w:p>
    <w:p w:rsidR="00854F80" w:rsidRDefault="009867E9" w:rsidP="000247EE">
      <w:pPr>
        <w:rPr>
          <w:lang w:val="en-US"/>
        </w:rPr>
      </w:pPr>
      <w:r>
        <w:rPr>
          <w:lang w:val="en-US"/>
        </w:rPr>
        <w:t>Notice the method “GuiLogMessage” in the source code</w:t>
      </w:r>
      <w:r w:rsidR="00253ACF">
        <w:rPr>
          <w:lang w:val="en-US"/>
        </w:rPr>
        <w:t>s</w:t>
      </w:r>
      <w:r>
        <w:rPr>
          <w:lang w:val="en-US"/>
        </w:rPr>
        <w:t xml:space="preserve"> above. This method </w:t>
      </w:r>
      <w:r w:rsidR="006472BC">
        <w:rPr>
          <w:lang w:val="en-US"/>
        </w:rPr>
        <w:t>is us</w:t>
      </w:r>
      <w:r w:rsidR="001643F6">
        <w:rPr>
          <w:lang w:val="en-US"/>
        </w:rPr>
        <w:t>ed to send messages to the CrypT</w:t>
      </w:r>
      <w:r w:rsidR="006472BC">
        <w:rPr>
          <w:lang w:val="en-US"/>
        </w:rPr>
        <w:t xml:space="preserve">ool status bar. </w:t>
      </w:r>
      <w:r w:rsidR="00174831">
        <w:rPr>
          <w:lang w:val="en-US"/>
        </w:rPr>
        <w:t>This is a nice feature to inform the user what your plugin is currently doing.</w:t>
      </w:r>
    </w:p>
    <w:p w:rsidR="00854F80" w:rsidRDefault="00E37E05" w:rsidP="000247EE">
      <w:pPr>
        <w:rPr>
          <w:lang w:val="en-US"/>
        </w:rPr>
      </w:pPr>
      <w:r w:rsidRPr="00EB15B4">
        <w:rPr>
          <w:lang w:val="en-US"/>
        </w:rPr>
        <w:pict>
          <v:shape id="_x0000_i1061" type="#_x0000_t75" style="width:453.4pt;height:78.5pt">
            <v:imagedata r:id="rId49" o:title=""/>
          </v:shape>
        </w:pict>
      </w:r>
    </w:p>
    <w:p w:rsidR="006472BC" w:rsidRDefault="00854F80" w:rsidP="000247EE">
      <w:pPr>
        <w:rPr>
          <w:lang w:val="en-US"/>
        </w:rPr>
      </w:pPr>
      <w:r>
        <w:rPr>
          <w:lang w:val="en-US"/>
        </w:rPr>
        <w:t>The method</w:t>
      </w:r>
      <w:r w:rsidR="006472BC">
        <w:rPr>
          <w:lang w:val="en-US"/>
        </w:rPr>
        <w:t xml:space="preserve"> takes two parameters which are:</w:t>
      </w:r>
    </w:p>
    <w:p w:rsidR="006472BC" w:rsidRDefault="006472BC" w:rsidP="006472BC">
      <w:pPr>
        <w:numPr>
          <w:ilvl w:val="0"/>
          <w:numId w:val="3"/>
        </w:numPr>
        <w:rPr>
          <w:lang w:val="en-US"/>
        </w:rPr>
      </w:pPr>
      <w:r>
        <w:rPr>
          <w:lang w:val="en-US"/>
        </w:rPr>
        <w:t>Message</w:t>
      </w:r>
      <w:r w:rsidR="00854F80">
        <w:rPr>
          <w:lang w:val="en-US"/>
        </w:rPr>
        <w:t xml:space="preserve"> = will be shown in the status bar and is of type string</w:t>
      </w:r>
    </w:p>
    <w:p w:rsidR="00EF3576" w:rsidRDefault="006472BC" w:rsidP="006472BC">
      <w:pPr>
        <w:numPr>
          <w:ilvl w:val="0"/>
          <w:numId w:val="3"/>
        </w:numPr>
        <w:rPr>
          <w:lang w:val="en-US"/>
        </w:rPr>
      </w:pPr>
      <w:r>
        <w:rPr>
          <w:lang w:val="en-US"/>
        </w:rPr>
        <w:t xml:space="preserve">NotificationLevel = </w:t>
      </w:r>
      <w:r w:rsidR="00854F80">
        <w:rPr>
          <w:lang w:val="en-US"/>
        </w:rPr>
        <w:t xml:space="preserve">to group the messages to their </w:t>
      </w:r>
      <w:r w:rsidR="00EF3576">
        <w:rPr>
          <w:lang w:val="en-US"/>
        </w:rPr>
        <w:t>alert level</w:t>
      </w:r>
    </w:p>
    <w:p w:rsidR="00EF3576" w:rsidRDefault="00EF3576" w:rsidP="00EF3576">
      <w:pPr>
        <w:numPr>
          <w:ilvl w:val="1"/>
          <w:numId w:val="3"/>
        </w:numPr>
        <w:rPr>
          <w:lang w:val="en-US"/>
        </w:rPr>
      </w:pPr>
      <w:r>
        <w:rPr>
          <w:lang w:val="en-US"/>
        </w:rPr>
        <w:t>NotificationLevel.Error</w:t>
      </w:r>
    </w:p>
    <w:p w:rsidR="00EF3576" w:rsidRDefault="00EF3576" w:rsidP="00EF3576">
      <w:pPr>
        <w:numPr>
          <w:ilvl w:val="1"/>
          <w:numId w:val="3"/>
        </w:numPr>
        <w:rPr>
          <w:lang w:val="en-US"/>
        </w:rPr>
      </w:pPr>
      <w:r>
        <w:rPr>
          <w:lang w:val="en-US"/>
        </w:rPr>
        <w:t>NotificationLevel.Warning</w:t>
      </w:r>
    </w:p>
    <w:p w:rsidR="00EF3576" w:rsidRDefault="00EF3576" w:rsidP="00EF3576">
      <w:pPr>
        <w:numPr>
          <w:ilvl w:val="1"/>
          <w:numId w:val="3"/>
        </w:numPr>
        <w:rPr>
          <w:lang w:val="en-US"/>
        </w:rPr>
      </w:pPr>
      <w:r>
        <w:rPr>
          <w:lang w:val="en-US"/>
        </w:rPr>
        <w:t>NotificationLevel.Info</w:t>
      </w:r>
    </w:p>
    <w:p w:rsidR="009B2AC1" w:rsidRDefault="00EF3576" w:rsidP="00EF3576">
      <w:pPr>
        <w:numPr>
          <w:ilvl w:val="1"/>
          <w:numId w:val="3"/>
        </w:numPr>
        <w:rPr>
          <w:lang w:val="en-US"/>
        </w:rPr>
      </w:pPr>
      <w:r>
        <w:rPr>
          <w:lang w:val="en-US"/>
        </w:rPr>
        <w:t>NotificationLevel.Debug</w:t>
      </w:r>
    </w:p>
    <w:p w:rsidR="00E84211" w:rsidRDefault="00E84211" w:rsidP="009B2AC1">
      <w:pPr>
        <w:rPr>
          <w:lang w:val="en-US"/>
        </w:rPr>
      </w:pPr>
    </w:p>
    <w:p w:rsidR="005173CE" w:rsidRDefault="006C5CBD" w:rsidP="009B2AC1">
      <w:pPr>
        <w:rPr>
          <w:lang w:val="en-US"/>
        </w:rPr>
      </w:pPr>
      <w:r>
        <w:rPr>
          <w:lang w:val="en-US"/>
        </w:rPr>
        <w:t>As we can recognize we have two methods named “OnPropertyChanged” and “GuiLogMessage” which</w:t>
      </w:r>
      <w:r w:rsidR="00F2515C">
        <w:rPr>
          <w:lang w:val="en-US"/>
        </w:rPr>
        <w:t xml:space="preserve"> are not defined.</w:t>
      </w:r>
      <w:r w:rsidR="005173CE">
        <w:rPr>
          <w:lang w:val="en-US"/>
        </w:rPr>
        <w:t xml:space="preserve"> So we have to define these two methods as you can see below:</w:t>
      </w:r>
    </w:p>
    <w:p w:rsidR="007F2653" w:rsidRDefault="00E37E05" w:rsidP="009B2AC1">
      <w:pPr>
        <w:rPr>
          <w:lang w:val="en-US"/>
        </w:rPr>
      </w:pPr>
      <w:r w:rsidRPr="00EB15B4">
        <w:rPr>
          <w:lang w:val="en-US"/>
        </w:rPr>
        <w:pict>
          <v:shape id="_x0000_i1062" type="#_x0000_t75" style="width:453.4pt;height:48pt">
            <v:imagedata r:id="rId50" o:title=""/>
          </v:shape>
        </w:pict>
      </w:r>
    </w:p>
    <w:p w:rsidR="005076A4" w:rsidRDefault="00E37E05" w:rsidP="009B2AC1">
      <w:pPr>
        <w:rPr>
          <w:lang w:val="en-US"/>
        </w:rPr>
      </w:pPr>
      <w:r w:rsidRPr="00EB15B4">
        <w:rPr>
          <w:lang w:val="en-US"/>
        </w:rPr>
        <w:pict>
          <v:shape id="_x0000_i1063" type="#_x0000_t75" style="width:453.4pt;height:66.15pt">
            <v:imagedata r:id="rId51" o:title=""/>
          </v:shape>
        </w:pict>
      </w:r>
    </w:p>
    <w:p w:rsidR="005076A4" w:rsidRDefault="005076A4" w:rsidP="009B2AC1">
      <w:pPr>
        <w:rPr>
          <w:lang w:val="en-US"/>
        </w:rPr>
      </w:pPr>
      <w:r>
        <w:rPr>
          <w:lang w:val="en-US"/>
        </w:rPr>
        <w:t>To use the “PropertyChangedEventHandler” you have to include the namespace “System.ComponentModel”.</w:t>
      </w:r>
    </w:p>
    <w:p w:rsidR="005076A4" w:rsidRDefault="005076A4" w:rsidP="009B2AC1">
      <w:pPr>
        <w:rPr>
          <w:lang w:val="en-US"/>
        </w:rPr>
      </w:pPr>
      <w:r>
        <w:rPr>
          <w:lang w:val="en-US"/>
        </w:rPr>
        <w:lastRenderedPageBreak/>
        <w:t>Our whole included namespaces looks now like this:</w:t>
      </w:r>
    </w:p>
    <w:p w:rsidR="00A1771E" w:rsidRDefault="00E37E05" w:rsidP="009B2AC1">
      <w:pPr>
        <w:rPr>
          <w:lang w:val="en-US"/>
        </w:rPr>
      </w:pPr>
      <w:r w:rsidRPr="00EB15B4">
        <w:rPr>
          <w:lang w:val="en-US"/>
        </w:rPr>
        <w:pict>
          <v:shape id="_x0000_i1064" type="#_x0000_t75" style="width:259.45pt;height:130.4pt">
            <v:imagedata r:id="rId52" o:title=""/>
          </v:shape>
        </w:pict>
      </w:r>
    </w:p>
    <w:p w:rsidR="006105B5" w:rsidRDefault="006105B5">
      <w:pPr>
        <w:rPr>
          <w:lang w:val="en-US"/>
        </w:rPr>
      </w:pPr>
    </w:p>
    <w:p w:rsidR="007F47FE" w:rsidRDefault="007F47FE">
      <w:pPr>
        <w:numPr>
          <w:ins w:id="17" w:author="y34100" w:date="2008-03-26T19:43:00Z"/>
        </w:numPr>
        <w:rPr>
          <w:lang w:val="en-US"/>
        </w:rPr>
      </w:pPr>
    </w:p>
    <w:p w:rsidR="007F47FE" w:rsidRDefault="00A1771E" w:rsidP="001D4806">
      <w:pPr>
        <w:pStyle w:val="berschrift1"/>
        <w:numPr>
          <w:ilvl w:val="0"/>
          <w:numId w:val="14"/>
        </w:numPr>
        <w:spacing w:before="360" w:after="120"/>
        <w:rPr>
          <w:lang w:val="en-US"/>
        </w:rPr>
      </w:pPr>
      <w:r>
        <w:rPr>
          <w:lang w:val="en-US"/>
        </w:rPr>
        <w:br w:type="page"/>
      </w:r>
      <w:bookmarkStart w:id="18" w:name="_Toc234921607"/>
      <w:r w:rsidR="007F47FE">
        <w:rPr>
          <w:lang w:val="en-US"/>
        </w:rPr>
        <w:lastRenderedPageBreak/>
        <w:t>Complete the actual code for the class MD5</w:t>
      </w:r>
      <w:bookmarkEnd w:id="18"/>
    </w:p>
    <w:p w:rsidR="007F47FE" w:rsidRDefault="007F47FE">
      <w:pPr>
        <w:rPr>
          <w:lang w:val="en-US"/>
        </w:rPr>
      </w:pPr>
      <w:r>
        <w:rPr>
          <w:lang w:val="en-US"/>
        </w:rPr>
        <w:t>Up to now, t</w:t>
      </w:r>
      <w:r w:rsidR="00C74AF0">
        <w:rPr>
          <w:lang w:val="en-US"/>
        </w:rPr>
        <w:t>he plugin is ready for the CrypT</w:t>
      </w:r>
      <w:r>
        <w:rPr>
          <w:lang w:val="en-US"/>
        </w:rPr>
        <w:t>ool base application to be accepted and b</w:t>
      </w:r>
      <w:r w:rsidR="00C74AF0">
        <w:rPr>
          <w:lang w:val="en-US"/>
        </w:rPr>
        <w:t>een shown correctly in the CrypT</w:t>
      </w:r>
      <w:r w:rsidR="000865CE">
        <w:rPr>
          <w:lang w:val="en-US"/>
        </w:rPr>
        <w:t>ool menu.</w:t>
      </w:r>
      <w:r w:rsidR="00CE4005">
        <w:rPr>
          <w:lang w:val="en-US"/>
        </w:rPr>
        <w:t xml:space="preserve"> </w:t>
      </w:r>
      <w:r>
        <w:rPr>
          <w:lang w:val="en-US"/>
        </w:rPr>
        <w:t>What we need now, is the implementation of th</w:t>
      </w:r>
      <w:r w:rsidR="00EC6903">
        <w:rPr>
          <w:lang w:val="en-US"/>
        </w:rPr>
        <w:t>e actual algorithm in the function “Execute</w:t>
      </w:r>
      <w:r>
        <w:rPr>
          <w:lang w:val="en-US"/>
        </w:rPr>
        <w:t>()” which is up to you as the plugin developer.</w:t>
      </w:r>
    </w:p>
    <w:p w:rsidR="007F47FE" w:rsidRDefault="00EC6903">
      <w:pPr>
        <w:rPr>
          <w:lang w:val="en-US"/>
        </w:rPr>
      </w:pPr>
      <w:r>
        <w:rPr>
          <w:lang w:val="en-US"/>
        </w:rPr>
        <w:t>Let us demonstrate the Execute</w:t>
      </w:r>
      <w:r w:rsidR="007F47FE">
        <w:rPr>
          <w:lang w:val="en-US"/>
        </w:rPr>
        <w:t>() function, too. Our algorithm is based on the .NET framework:</w:t>
      </w:r>
    </w:p>
    <w:p w:rsidR="007F47FE" w:rsidRDefault="00E37E05">
      <w:pPr>
        <w:rPr>
          <w:lang w:val="en-US"/>
        </w:rPr>
      </w:pPr>
      <w:r w:rsidRPr="00EB15B4">
        <w:rPr>
          <w:lang w:val="en-US"/>
        </w:rPr>
        <w:pict>
          <v:shape id="_x0000_i1065" type="#_x0000_t75" style="width:453.4pt;height:185.5pt">
            <v:imagedata r:id="rId53" o:title=""/>
          </v:shape>
        </w:pict>
      </w:r>
    </w:p>
    <w:p w:rsidR="0023259C" w:rsidRDefault="0023259C">
      <w:pPr>
        <w:rPr>
          <w:lang w:val="en-US"/>
        </w:rPr>
      </w:pPr>
      <w:r>
        <w:rPr>
          <w:lang w:val="en-US"/>
        </w:rPr>
        <w:t xml:space="preserve">It is important to make sure that any changes of output properties will be announced to </w:t>
      </w:r>
      <w:r w:rsidR="0022164F">
        <w:rPr>
          <w:lang w:val="en-US"/>
        </w:rPr>
        <w:t>CrypTool. In this example this happens by calling the setter of OutputData which in turn calls “OnPropertyChanged” for both output properties “OutputData” and “OutputDataStream”. Instead of calling the property’s setter you can as well call “OnPropertyChanged” directly within the “Execute()” method.</w:t>
      </w:r>
    </w:p>
    <w:p w:rsidR="0022164F" w:rsidRDefault="0022164F">
      <w:pPr>
        <w:rPr>
          <w:lang w:val="en-US"/>
        </w:rPr>
      </w:pPr>
    </w:p>
    <w:p w:rsidR="002F2E07" w:rsidRDefault="00517463">
      <w:pPr>
        <w:rPr>
          <w:lang w:val="en-US"/>
        </w:rPr>
      </w:pPr>
      <w:r>
        <w:rPr>
          <w:lang w:val="en-US"/>
        </w:rPr>
        <w:t>Certainly you have seen</w:t>
      </w:r>
      <w:r w:rsidR="002D6732">
        <w:rPr>
          <w:lang w:val="en-US"/>
        </w:rPr>
        <w:t xml:space="preserve"> the unknown method “ProgressChanged” which </w:t>
      </w:r>
      <w:r w:rsidR="00D474C0">
        <w:rPr>
          <w:lang w:val="en-US"/>
        </w:rPr>
        <w:t>you can</w:t>
      </w:r>
      <w:r w:rsidR="002D6732">
        <w:rPr>
          <w:lang w:val="en-US"/>
        </w:rPr>
        <w:t xml:space="preserve"> use to </w:t>
      </w:r>
      <w:r w:rsidR="00B8075D">
        <w:rPr>
          <w:lang w:val="en-US"/>
        </w:rPr>
        <w:t>show the current</w:t>
      </w:r>
      <w:r w:rsidR="00D474C0">
        <w:rPr>
          <w:lang w:val="en-US"/>
        </w:rPr>
        <w:t xml:space="preserve"> algorithm</w:t>
      </w:r>
      <w:r w:rsidR="00B8075D">
        <w:rPr>
          <w:lang w:val="en-US"/>
        </w:rPr>
        <w:t xml:space="preserve"> process as a progress on the plugin icon.</w:t>
      </w:r>
    </w:p>
    <w:p w:rsidR="007F47FE" w:rsidRDefault="005857C5">
      <w:pPr>
        <w:rPr>
          <w:lang w:val="en-US"/>
        </w:rPr>
      </w:pPr>
      <w:r>
        <w:rPr>
          <w:lang w:val="en-US"/>
        </w:rPr>
        <w:t>To use this method you also have to declare this method to afford a successful compilation:</w:t>
      </w:r>
    </w:p>
    <w:p w:rsidR="005857C5" w:rsidRDefault="00E37E05">
      <w:pPr>
        <w:rPr>
          <w:lang w:val="en-US"/>
        </w:rPr>
      </w:pPr>
      <w:r w:rsidRPr="00EB15B4">
        <w:rPr>
          <w:lang w:val="en-US"/>
        </w:rPr>
        <w:pict>
          <v:shape id="_x0000_i1066" type="#_x0000_t75" style="width:453.4pt;height:49.95pt">
            <v:imagedata r:id="rId54" o:title=""/>
          </v:shape>
        </w:pict>
      </w:r>
    </w:p>
    <w:p w:rsidR="002A21A2" w:rsidRDefault="00680C04" w:rsidP="002A21A2">
      <w:pPr>
        <w:pStyle w:val="Formatvorlage1"/>
      </w:pPr>
      <w:r>
        <w:br w:type="page"/>
      </w:r>
      <w:bookmarkStart w:id="19" w:name="_Ref234905213"/>
      <w:bookmarkStart w:id="20" w:name="_Toc234921608"/>
      <w:r w:rsidR="00B26454">
        <w:lastRenderedPageBreak/>
        <w:t>Perform a clean dispose</w:t>
      </w:r>
      <w:bookmarkEnd w:id="19"/>
      <w:bookmarkEnd w:id="20"/>
    </w:p>
    <w:p w:rsidR="00597530" w:rsidRDefault="00597530" w:rsidP="00597530">
      <w:pPr>
        <w:rPr>
          <w:lang w:val="en-US"/>
        </w:rPr>
      </w:pPr>
      <w:r>
        <w:rPr>
          <w:lang w:val="en-US"/>
        </w:rPr>
        <w:t>Be sure you have close</w:t>
      </w:r>
      <w:r w:rsidR="00C5058A">
        <w:rPr>
          <w:lang w:val="en-US"/>
        </w:rPr>
        <w:t>d and cleaned</w:t>
      </w:r>
      <w:r>
        <w:rPr>
          <w:lang w:val="en-US"/>
        </w:rPr>
        <w:t xml:space="preserve"> all you</w:t>
      </w:r>
      <w:r w:rsidR="009D633B">
        <w:rPr>
          <w:lang w:val="en-US"/>
        </w:rPr>
        <w:t>r</w:t>
      </w:r>
      <w:r>
        <w:rPr>
          <w:lang w:val="en-US"/>
        </w:rPr>
        <w:t xml:space="preserve"> streams</w:t>
      </w:r>
      <w:r w:rsidR="00C5058A">
        <w:rPr>
          <w:lang w:val="en-US"/>
        </w:rPr>
        <w:t xml:space="preserve"> </w:t>
      </w:r>
      <w:r w:rsidR="005B7DBB">
        <w:rPr>
          <w:lang w:val="en-US"/>
        </w:rPr>
        <w:t>after execution and when CrypTool decides to dispose the plugin instance</w:t>
      </w:r>
      <w:r w:rsidR="00AA6309">
        <w:rPr>
          <w:lang w:val="en-US"/>
        </w:rPr>
        <w:t xml:space="preserve">. Though not required, we </w:t>
      </w:r>
      <w:r w:rsidR="00B26454">
        <w:rPr>
          <w:lang w:val="en-US"/>
        </w:rPr>
        <w:t xml:space="preserve">run the dispose code </w:t>
      </w:r>
      <w:r w:rsidR="00AA6309">
        <w:rPr>
          <w:lang w:val="en-US"/>
        </w:rPr>
        <w:t>before execution as well:</w:t>
      </w:r>
    </w:p>
    <w:p w:rsidR="00F0347C" w:rsidRDefault="00E37E05" w:rsidP="00597530">
      <w:pPr>
        <w:rPr>
          <w:lang w:val="en-US"/>
        </w:rPr>
      </w:pPr>
      <w:r w:rsidRPr="00EB15B4">
        <w:rPr>
          <w:lang w:val="en-US"/>
        </w:rPr>
        <w:pict>
          <v:shape id="_x0000_i1067" type="#_x0000_t75" style="width:376.2pt;height:156.95pt">
            <v:imagedata r:id="rId55" o:title=""/>
          </v:shape>
        </w:pict>
      </w:r>
    </w:p>
    <w:p w:rsidR="00BC3DEB" w:rsidRDefault="00E37E05" w:rsidP="00597530">
      <w:pPr>
        <w:rPr>
          <w:lang w:val="en-US"/>
        </w:rPr>
      </w:pPr>
      <w:r w:rsidRPr="00EB15B4">
        <w:rPr>
          <w:lang w:val="en-US"/>
        </w:rPr>
        <w:pict>
          <v:shape id="_x0000_i1068" type="#_x0000_t75" style="width:193.3pt;height:116.1pt">
            <v:imagedata r:id="rId56" o:title=""/>
          </v:shape>
        </w:pict>
      </w:r>
    </w:p>
    <w:p w:rsidR="00BC3DEB" w:rsidRDefault="00BC3DEB" w:rsidP="00597530">
      <w:pPr>
        <w:rPr>
          <w:lang w:val="en-US"/>
        </w:rPr>
      </w:pPr>
    </w:p>
    <w:p w:rsidR="005B7DBB" w:rsidRDefault="005B7DBB" w:rsidP="005B7DBB">
      <w:pPr>
        <w:pStyle w:val="Formatvorlage1"/>
      </w:pPr>
      <w:r>
        <w:br w:type="page"/>
      </w:r>
      <w:bookmarkStart w:id="21" w:name="_Toc234921609"/>
      <w:r>
        <w:lastRenderedPageBreak/>
        <w:t>Finish implementation</w:t>
      </w:r>
      <w:bookmarkEnd w:id="21"/>
    </w:p>
    <w:p w:rsidR="00AA6309" w:rsidRDefault="00CE4005" w:rsidP="00AA6309">
      <w:pPr>
        <w:rPr>
          <w:lang w:val="en-US"/>
        </w:rPr>
      </w:pPr>
      <w:r>
        <w:rPr>
          <w:lang w:val="en-US"/>
        </w:rPr>
        <w:t xml:space="preserve">When adding plugin instances to the CrypTool workspace, CrypTool checks whether the plugin runs </w:t>
      </w:r>
      <w:r w:rsidR="00B26454">
        <w:rPr>
          <w:lang w:val="en-US"/>
        </w:rPr>
        <w:t xml:space="preserve">without </w:t>
      </w:r>
      <w:r w:rsidR="00C778EA">
        <w:rPr>
          <w:lang w:val="en-US"/>
        </w:rPr>
        <w:t xml:space="preserve">any </w:t>
      </w:r>
      <w:r w:rsidR="00B26454">
        <w:rPr>
          <w:lang w:val="en-US"/>
        </w:rPr>
        <w:t>exception</w:t>
      </w:r>
      <w:r>
        <w:rPr>
          <w:lang w:val="en-US"/>
        </w:rPr>
        <w:t xml:space="preserve">. If any IPlugin method throws an exception, CrypTool will show an error and prohibit using the plugin. </w:t>
      </w:r>
      <w:r w:rsidR="00AA6309">
        <w:rPr>
          <w:lang w:val="en-US"/>
        </w:rPr>
        <w:t>Therefore we have to remove the “NotImplementedException” from the methods “Initialize()”, “Pause()” and “Stop()”. In our example it’s sufficient to provide empty implementations.</w:t>
      </w:r>
    </w:p>
    <w:p w:rsidR="00AA6309" w:rsidRDefault="00AA6309" w:rsidP="00AA6309">
      <w:pPr>
        <w:rPr>
          <w:lang w:val="en-US"/>
        </w:rPr>
      </w:pPr>
      <w:r>
        <w:rPr>
          <w:lang w:val="en-US"/>
        </w:rPr>
        <w:pict>
          <v:shape id="_x0000_i1075" type="#_x0000_t75" style="width:156.3pt;height:46.7pt">
            <v:imagedata r:id="rId57" o:title=""/>
          </v:shape>
        </w:pict>
      </w:r>
    </w:p>
    <w:p w:rsidR="00AA6309" w:rsidRDefault="00AA6309" w:rsidP="00AA6309">
      <w:pPr>
        <w:rPr>
          <w:lang w:val="en-US"/>
        </w:rPr>
      </w:pPr>
      <w:r>
        <w:rPr>
          <w:lang w:val="en-US"/>
        </w:rPr>
        <w:pict>
          <v:shape id="_x0000_i1074" type="#_x0000_t75" style="width:125.2pt;height:44.75pt">
            <v:imagedata r:id="rId58" o:title=""/>
          </v:shape>
        </w:pict>
      </w:r>
    </w:p>
    <w:p w:rsidR="00AA6309" w:rsidRDefault="00AA6309" w:rsidP="00AA6309">
      <w:pPr>
        <w:rPr>
          <w:lang w:val="en-US"/>
        </w:rPr>
      </w:pPr>
      <w:r>
        <w:rPr>
          <w:lang w:val="en-US"/>
        </w:rPr>
        <w:pict>
          <v:shape id="_x0000_i1073" type="#_x0000_t75" style="width:125.2pt;height:44.1pt">
            <v:imagedata r:id="rId59" o:title=""/>
          </v:shape>
        </w:pict>
      </w:r>
    </w:p>
    <w:p w:rsidR="00AA6309" w:rsidRDefault="00AA6309" w:rsidP="005B7DBB">
      <w:pPr>
        <w:rPr>
          <w:lang w:val="en-US"/>
        </w:rPr>
      </w:pPr>
      <w:r w:rsidRPr="005E0F56">
        <w:rPr>
          <w:lang w:val="en-US"/>
        </w:rPr>
        <w:t>The methods “Presentation()” and “QuickWatchPresentation()” can be used if a plugin developer wants to provide an own visualization of the plugin algorithm which will be shown in CrypTool. Take a look at the PRESENT plugin to see how a custom visualization can be realized. For our MD5 example we don’t want to implement a custom visualization, therefore we return “null”:</w:t>
      </w:r>
    </w:p>
    <w:p w:rsidR="005B7DBB" w:rsidRDefault="005B7DBB" w:rsidP="005B7DBB">
      <w:pPr>
        <w:rPr>
          <w:lang w:val="en-US"/>
        </w:rPr>
      </w:pPr>
      <w:r w:rsidRPr="00EB15B4">
        <w:rPr>
          <w:lang w:val="en-US"/>
        </w:rPr>
        <w:pict>
          <v:shape id="_x0000_i1072" type="#_x0000_t75" style="width:264.65pt;height:129.1pt">
            <v:imagedata r:id="rId60" o:title=""/>
          </v:shape>
        </w:pict>
      </w:r>
    </w:p>
    <w:p w:rsidR="00CE4005" w:rsidRPr="00CE4005" w:rsidRDefault="00CE4005" w:rsidP="00CE4005">
      <w:pPr>
        <w:rPr>
          <w:lang w:val="en-US"/>
        </w:rPr>
      </w:pPr>
      <w:r>
        <w:rPr>
          <w:lang w:val="en-US"/>
        </w:rPr>
        <w:t xml:space="preserve">Your plugin should compile </w:t>
      </w:r>
      <w:r w:rsidRPr="00CE4005">
        <w:rPr>
          <w:lang w:val="en-US"/>
        </w:rPr>
        <w:t>without error</w:t>
      </w:r>
      <w:r>
        <w:rPr>
          <w:lang w:val="en-US"/>
        </w:rPr>
        <w:t>s at this point.</w:t>
      </w:r>
    </w:p>
    <w:p w:rsidR="00CE4005" w:rsidRDefault="00CE4005" w:rsidP="005B7DBB">
      <w:pPr>
        <w:rPr>
          <w:lang w:val="en-US"/>
        </w:rPr>
      </w:pPr>
    </w:p>
    <w:p w:rsidR="007F47FE" w:rsidRDefault="007F47FE" w:rsidP="007E4730">
      <w:pPr>
        <w:pStyle w:val="Formatvorlage1"/>
      </w:pPr>
      <w:r>
        <w:br w:type="page"/>
      </w:r>
      <w:bookmarkStart w:id="22" w:name="_Toc234921610"/>
      <w:r w:rsidR="00A863F4">
        <w:lastRenderedPageBreak/>
        <w:t>I</w:t>
      </w:r>
      <w:r w:rsidR="00C74AF0">
        <w:t>mport the plugin to CrypT</w:t>
      </w:r>
      <w:r w:rsidR="00A863F4">
        <w:t>ool and test it</w:t>
      </w:r>
      <w:bookmarkEnd w:id="22"/>
    </w:p>
    <w:p w:rsidR="007F47FE" w:rsidRDefault="00255904" w:rsidP="008537F1">
      <w:pPr>
        <w:rPr>
          <w:lang w:val="en-US"/>
        </w:rPr>
      </w:pPr>
      <w:r>
        <w:rPr>
          <w:lang w:val="en-US"/>
        </w:rPr>
        <w:t xml:space="preserve">After you have built the plugin, you need to </w:t>
      </w:r>
      <w:r w:rsidR="00CE4005">
        <w:rPr>
          <w:lang w:val="en-US"/>
        </w:rPr>
        <w:t>move the newly created plugin DLL to a location, where CrypTool can find it.</w:t>
      </w:r>
      <w:r w:rsidR="008537F1">
        <w:rPr>
          <w:lang w:val="en-US"/>
        </w:rPr>
        <w:t xml:space="preserve"> To do this, there are the following ways:</w:t>
      </w:r>
    </w:p>
    <w:p w:rsidR="007F47FE" w:rsidRDefault="007F47FE" w:rsidP="00844A9F">
      <w:pPr>
        <w:pStyle w:val="Listenabsatz"/>
        <w:numPr>
          <w:ilvl w:val="0"/>
          <w:numId w:val="2"/>
        </w:numPr>
        <w:rPr>
          <w:lang w:val="en-US"/>
        </w:rPr>
      </w:pPr>
      <w:r>
        <w:rPr>
          <w:lang w:val="en-US"/>
        </w:rPr>
        <w:t>Copy your plugin DLL file in the folder “CrypPlugins” which has to be</w:t>
      </w:r>
      <w:r w:rsidR="00C74AF0">
        <w:rPr>
          <w:lang w:val="en-US"/>
        </w:rPr>
        <w:t xml:space="preserve"> in the same folder as the CrypT</w:t>
      </w:r>
      <w:r>
        <w:rPr>
          <w:lang w:val="en-US"/>
        </w:rPr>
        <w:t>ool executable, called “CrypWin.exe”. If necessary, create the folder “</w:t>
      </w:r>
      <w:r w:rsidRPr="007A075D">
        <w:rPr>
          <w:highlight w:val="yellow"/>
          <w:lang w:val="en-US"/>
        </w:rPr>
        <w:t>CrypPlugins</w:t>
      </w:r>
      <w:r>
        <w:rPr>
          <w:lang w:val="en-US"/>
        </w:rPr>
        <w:t>”. This folder is called “</w:t>
      </w:r>
      <w:r w:rsidRPr="007A075D">
        <w:rPr>
          <w:highlight w:val="yellow"/>
          <w:lang w:val="en-US"/>
        </w:rPr>
        <w:t>Global storage</w:t>
      </w:r>
      <w:r w:rsidR="00C74AF0">
        <w:rPr>
          <w:lang w:val="en-US"/>
        </w:rPr>
        <w:t>” in the CrypT</w:t>
      </w:r>
      <w:r>
        <w:rPr>
          <w:lang w:val="en-US"/>
        </w:rPr>
        <w:t>ool architecture. Changes in this folder will take effect for all users on a multi use</w:t>
      </w:r>
      <w:r w:rsidR="00C74AF0">
        <w:rPr>
          <w:lang w:val="en-US"/>
        </w:rPr>
        <w:t>r Windows. Finally restart CrypT</w:t>
      </w:r>
      <w:r>
        <w:rPr>
          <w:lang w:val="en-US"/>
        </w:rPr>
        <w:t>ool.</w:t>
      </w:r>
    </w:p>
    <w:p w:rsidR="007F47FE" w:rsidRDefault="00EB15B4" w:rsidP="00106E17">
      <w:pPr>
        <w:pStyle w:val="Listenabsatz"/>
        <w:rPr>
          <w:lang w:val="en-US"/>
        </w:rPr>
      </w:pPr>
      <w:r>
        <w:rPr>
          <w:noProof/>
          <w:lang w:eastAsia="de-DE"/>
        </w:rPr>
        <w:pict>
          <v:shape id="_x0000_s1031" type="#_x0000_t202" style="position:absolute;left:0;text-align:left;margin-left:123pt;margin-top:7.95pt;width:60.4pt;height:19.15pt;z-index:5" filled="f" stroked="f">
            <v:textbox>
              <w:txbxContent>
                <w:p w:rsidR="007254C3" w:rsidRPr="00D43172" w:rsidRDefault="007254C3">
                  <w:pPr>
                    <w:rPr>
                      <w:rFonts w:ascii="Arial" w:hAnsi="Arial" w:cs="Arial"/>
                      <w:sz w:val="16"/>
                      <w:szCs w:val="16"/>
                    </w:rPr>
                  </w:pPr>
                  <w:r w:rsidRPr="00D43172">
                    <w:rPr>
                      <w:rFonts w:ascii="Arial" w:hAnsi="Arial" w:cs="Arial"/>
                      <w:sz w:val="16"/>
                      <w:szCs w:val="16"/>
                    </w:rPr>
                    <w:t>Drag&amp;Drop</w:t>
                  </w:r>
                </w:p>
              </w:txbxContent>
            </v:textbox>
          </v:shape>
        </w:pict>
      </w:r>
      <w:r>
        <w:rPr>
          <w:noProof/>
          <w:lang w:eastAsia="de-DE"/>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2" type="#_x0000_t66" style="position:absolute;left:0;text-align:left;margin-left:114pt;margin-top:19.3pt;width:57.1pt;height:8.45pt;z-index:4" fillcolor="red"/>
        </w:pict>
      </w:r>
      <w:r w:rsidR="00E37E05">
        <w:rPr>
          <w:noProof/>
          <w:lang w:eastAsia="de-DE"/>
        </w:rPr>
        <w:pict>
          <v:shape id="Bild 17" o:spid="_x0000_i1069" type="#_x0000_t75" style="width:383.35pt;height:153.1pt;visibility:visible">
            <v:imagedata r:id="rId61" o:title=""/>
          </v:shape>
        </w:pict>
      </w:r>
      <w:r w:rsidR="007F47FE">
        <w:rPr>
          <w:noProof/>
          <w:lang w:eastAsia="de-DE"/>
        </w:rPr>
        <w:br/>
      </w:r>
    </w:p>
    <w:p w:rsidR="007F47FE" w:rsidRDefault="007F47FE" w:rsidP="00844A9F">
      <w:pPr>
        <w:pStyle w:val="Listenabsatz"/>
        <w:numPr>
          <w:ilvl w:val="0"/>
          <w:numId w:val="2"/>
        </w:numPr>
        <w:rPr>
          <w:lang w:val="en-US"/>
        </w:rPr>
      </w:pPr>
      <w:r>
        <w:rPr>
          <w:lang w:val="en-US"/>
        </w:rPr>
        <w:t>Copy your plugin DLL file in the folder “CrypPlugins” which is located in your home path in the folder “</w:t>
      </w:r>
      <w:r w:rsidRPr="007A075D">
        <w:rPr>
          <w:highlight w:val="yellow"/>
          <w:lang w:val="en-US"/>
        </w:rPr>
        <w:t>ApplicationData</w:t>
      </w:r>
      <w:r>
        <w:rPr>
          <w:lang w:val="en-US"/>
        </w:rPr>
        <w:t>” and restart Cr</w:t>
      </w:r>
      <w:r w:rsidR="00C74AF0">
        <w:rPr>
          <w:lang w:val="en-US"/>
        </w:rPr>
        <w:t>ypT</w:t>
      </w:r>
      <w:r>
        <w:rPr>
          <w:lang w:val="en-US"/>
        </w:rPr>
        <w:t>ool.  This home folder path is called “</w:t>
      </w:r>
      <w:r>
        <w:rPr>
          <w:highlight w:val="yellow"/>
          <w:lang w:val="en-US"/>
        </w:rPr>
        <w:t>C</w:t>
      </w:r>
      <w:r w:rsidRPr="007A075D">
        <w:rPr>
          <w:highlight w:val="yellow"/>
          <w:lang w:val="en-US"/>
        </w:rPr>
        <w:t>ustom storage</w:t>
      </w:r>
      <w:r w:rsidR="00C74AF0">
        <w:rPr>
          <w:lang w:val="en-US"/>
        </w:rPr>
        <w:t>” in the CrypT</w:t>
      </w:r>
      <w:r>
        <w:rPr>
          <w:lang w:val="en-US"/>
        </w:rPr>
        <w:t>ool architecture. Changes in this folder will only take effect for current user.  On a German Windows XP the home folder path could look like:</w:t>
      </w:r>
    </w:p>
    <w:p w:rsidR="007F47FE" w:rsidRPr="00632B6D" w:rsidRDefault="007F47FE" w:rsidP="00106E17">
      <w:pPr>
        <w:pStyle w:val="Listenabsatz"/>
        <w:rPr>
          <w:lang w:val="en-US"/>
        </w:rPr>
      </w:pPr>
      <w:r w:rsidRPr="00632B6D">
        <w:rPr>
          <w:lang w:val="en-US"/>
        </w:rPr>
        <w:t>„C:\Dokumente und Einstellungen\&lt;User&gt;\Anwendungsdaten\CrypPlugins“</w:t>
      </w:r>
      <w:r w:rsidR="00632B6D" w:rsidRPr="00632B6D">
        <w:rPr>
          <w:lang w:val="en-US"/>
        </w:rPr>
        <w:t xml:space="preserve"> and in Vista the path will look like „C:\Users\&lt;user&gt;\</w:t>
      </w:r>
      <w:r w:rsidR="00632B6D">
        <w:rPr>
          <w:lang w:val="en-US"/>
        </w:rPr>
        <w:t>Application Data\CrypPlugins</w:t>
      </w:r>
      <w:r w:rsidR="00632B6D" w:rsidRPr="00632B6D">
        <w:rPr>
          <w:lang w:val="en-US"/>
        </w:rPr>
        <w:t>“</w:t>
      </w:r>
      <w:r w:rsidR="00632B6D">
        <w:rPr>
          <w:lang w:val="en-US"/>
        </w:rPr>
        <w:t>.</w:t>
      </w:r>
    </w:p>
    <w:p w:rsidR="007F47FE" w:rsidRDefault="00E37E05" w:rsidP="00106E17">
      <w:pPr>
        <w:pStyle w:val="Listenabsatz"/>
      </w:pPr>
      <w:r>
        <w:rPr>
          <w:noProof/>
          <w:lang w:eastAsia="de-DE"/>
        </w:rPr>
        <w:lastRenderedPageBreak/>
        <w:pict>
          <v:shape id="Bild 18" o:spid="_x0000_i1070" type="#_x0000_t75" style="width:450.15pt;height:339.9pt;visibility:visible">
            <v:imagedata r:id="rId62" o:title=""/>
          </v:shape>
        </w:pict>
      </w:r>
    </w:p>
    <w:p w:rsidR="007F47FE" w:rsidRDefault="007F47FE" w:rsidP="00106E17">
      <w:pPr>
        <w:pStyle w:val="Listenabsatz"/>
      </w:pPr>
    </w:p>
    <w:p w:rsidR="007F47FE" w:rsidRDefault="007F47FE" w:rsidP="00106E17">
      <w:pPr>
        <w:pStyle w:val="Listenabsatz"/>
        <w:numPr>
          <w:ilvl w:val="0"/>
          <w:numId w:val="2"/>
        </w:numPr>
        <w:rPr>
          <w:lang w:val="en-US"/>
        </w:rPr>
      </w:pPr>
      <w:r w:rsidRPr="00106E17">
        <w:rPr>
          <w:lang w:val="en-US"/>
        </w:rPr>
        <w:t>You can also import new</w:t>
      </w:r>
      <w:r w:rsidR="00C74AF0">
        <w:rPr>
          <w:lang w:val="en-US"/>
        </w:rPr>
        <w:t xml:space="preserve"> plugins directly from the CrypT</w:t>
      </w:r>
      <w:r w:rsidRPr="00106E17">
        <w:rPr>
          <w:lang w:val="en-US"/>
        </w:rPr>
        <w:t xml:space="preserve">ool interface. </w:t>
      </w:r>
      <w:r>
        <w:rPr>
          <w:lang w:val="en-US"/>
        </w:rPr>
        <w:t>Just execute CrypWin.exe and select the “Download Plugins” button. An “Open File Dialog” will open and ask where the new plugin is located. After selecting th</w:t>
      </w:r>
      <w:r w:rsidR="00C74AF0">
        <w:rPr>
          <w:lang w:val="en-US"/>
        </w:rPr>
        <w:t>e new plugin, CrypT</w:t>
      </w:r>
      <w:r>
        <w:rPr>
          <w:lang w:val="en-US"/>
        </w:rPr>
        <w:t>ool will automatically import the new plugin in the custom storage folder. With this option yo</w:t>
      </w:r>
      <w:r w:rsidR="00C74AF0">
        <w:rPr>
          <w:lang w:val="en-US"/>
        </w:rPr>
        <w:t>u will not have to restart CrypT</w:t>
      </w:r>
      <w:r>
        <w:rPr>
          <w:lang w:val="en-US"/>
        </w:rPr>
        <w:t>ool. All according menu entries will be updated automatically.</w:t>
      </w:r>
    </w:p>
    <w:p w:rsidR="007F47FE" w:rsidRDefault="007F47FE" w:rsidP="0033500F">
      <w:pPr>
        <w:pStyle w:val="Listenabsatz"/>
        <w:rPr>
          <w:lang w:val="en-US"/>
        </w:rPr>
      </w:pPr>
      <w:r>
        <w:rPr>
          <w:lang w:val="en-US"/>
        </w:rPr>
        <w:t xml:space="preserve">Notice, that this plugin importing function only accepts </w:t>
      </w:r>
      <w:r w:rsidR="00E00570" w:rsidRPr="00E00570">
        <w:rPr>
          <w:b/>
          <w:bCs/>
          <w:lang w:val="en-US"/>
        </w:rPr>
        <w:t>signed</w:t>
      </w:r>
      <w:r>
        <w:rPr>
          <w:lang w:val="en-US"/>
        </w:rPr>
        <w:t xml:space="preserve"> plugins.</w:t>
      </w:r>
    </w:p>
    <w:p w:rsidR="007F47FE" w:rsidRDefault="007F47FE" w:rsidP="00106E17">
      <w:pPr>
        <w:pStyle w:val="Listenabsatz"/>
        <w:rPr>
          <w:lang w:val="en-US"/>
        </w:rPr>
      </w:pPr>
    </w:p>
    <w:p w:rsidR="00F65E28" w:rsidRDefault="00F65E28" w:rsidP="00F65E28">
      <w:pPr>
        <w:pStyle w:val="Listenabsatz"/>
        <w:rPr>
          <w:lang w:val="en-US"/>
        </w:rPr>
      </w:pPr>
      <w:r>
        <w:rPr>
          <w:lang w:val="en-US"/>
        </w:rPr>
        <w:t xml:space="preserve">This </w:t>
      </w:r>
      <w:r w:rsidR="007F47FE">
        <w:rPr>
          <w:lang w:val="en-US"/>
        </w:rPr>
        <w:t>option is a temporary solution for importing new plugins. In the future this will be done online by a web service.</w:t>
      </w:r>
      <w:r w:rsidR="00BE6736">
        <w:rPr>
          <w:lang w:val="en-US"/>
        </w:rPr>
        <w:br/>
      </w:r>
    </w:p>
    <w:p w:rsidR="00BE6736" w:rsidRPr="00BE6736" w:rsidRDefault="00F65E28" w:rsidP="00BE6736">
      <w:pPr>
        <w:pStyle w:val="Listenabsatz"/>
        <w:numPr>
          <w:ilvl w:val="0"/>
          <w:numId w:val="2"/>
        </w:numPr>
        <w:rPr>
          <w:lang w:val="en-US"/>
        </w:rPr>
      </w:pPr>
      <w:r w:rsidRPr="00BE6736">
        <w:rPr>
          <w:lang w:val="en-US"/>
        </w:rPr>
        <w:t>Use post-build in your project properties</w:t>
      </w:r>
      <w:r w:rsidR="00BE6736">
        <w:rPr>
          <w:lang w:val="en-US"/>
        </w:rPr>
        <w:t xml:space="preserve"> to copy the DLL automatically after building it in Visual Studio</w:t>
      </w:r>
      <w:r w:rsidRPr="00BE6736">
        <w:rPr>
          <w:lang w:val="en-US"/>
        </w:rPr>
        <w:t>. Right-click on your plugin project</w:t>
      </w:r>
      <w:r w:rsidR="00BE6736" w:rsidRPr="00BE6736">
        <w:rPr>
          <w:lang w:val="en-US"/>
        </w:rPr>
        <w:t xml:space="preserve"> and select “Properties”: </w:t>
      </w:r>
      <w:r w:rsidR="00BE6736" w:rsidRPr="00BE6736">
        <w:rPr>
          <w:lang w:val="en-US"/>
        </w:rPr>
        <w:br/>
      </w:r>
      <w:r w:rsidR="00BE6736">
        <w:rPr>
          <w:lang w:val="en-US"/>
        </w:rPr>
        <w:lastRenderedPageBreak/>
        <w:pict>
          <v:shape id="_x0000_i1076" type="#_x0000_t75" style="width:216.65pt;height:334.05pt">
            <v:imagedata r:id="rId63" o:title=""/>
          </v:shape>
        </w:pict>
      </w:r>
      <w:r w:rsidR="00BE6736" w:rsidRPr="00BE6736">
        <w:rPr>
          <w:lang w:val="en-US"/>
        </w:rPr>
        <w:br/>
      </w:r>
      <w:r w:rsidR="00BE6736" w:rsidRPr="00BE6736">
        <w:rPr>
          <w:lang w:val="en-US"/>
        </w:rPr>
        <w:br/>
        <w:t>Select “Build Events”</w:t>
      </w:r>
      <w:r w:rsidR="00BE6736">
        <w:rPr>
          <w:lang w:val="en-US"/>
        </w:rPr>
        <w:t xml:space="preserve">: </w:t>
      </w:r>
      <w:r w:rsidR="00BE6736">
        <w:rPr>
          <w:lang w:val="en-US"/>
        </w:rPr>
        <w:br/>
      </w:r>
      <w:r w:rsidR="00BE6736">
        <w:rPr>
          <w:lang w:val="en-US"/>
        </w:rPr>
        <w:pict>
          <v:shape id="_x0000_i1077" type="#_x0000_t75" style="width:453.4pt;height:263.35pt">
            <v:imagedata r:id="rId64" o:title=""/>
          </v:shape>
        </w:pict>
      </w:r>
      <w:r w:rsidR="00BE6736">
        <w:rPr>
          <w:lang w:val="en-US"/>
        </w:rPr>
        <w:br/>
        <w:t>E</w:t>
      </w:r>
      <w:r w:rsidR="00BE6736" w:rsidRPr="00BE6736">
        <w:rPr>
          <w:lang w:val="en-US"/>
        </w:rPr>
        <w:t>nter the following text snippet into “Post-build event command line”:</w:t>
      </w:r>
      <w:r w:rsidR="00BE6736">
        <w:rPr>
          <w:lang w:val="en-US"/>
        </w:rPr>
        <w:br/>
      </w:r>
      <w:r w:rsidR="00BE6736" w:rsidRPr="00BE6736">
        <w:rPr>
          <w:lang w:val="en-US"/>
        </w:rPr>
        <w:br/>
      </w:r>
      <w:r w:rsidR="00BE6736" w:rsidRPr="00BE6736">
        <w:rPr>
          <w:rFonts w:ascii="Courier New" w:hAnsi="Courier New" w:cs="Courier New"/>
          <w:lang w:val="en-US"/>
        </w:rPr>
        <w:t>cd "$(ProjectDir)"</w:t>
      </w:r>
      <w:r w:rsidR="00BE6736" w:rsidRPr="00BE6736">
        <w:rPr>
          <w:rFonts w:ascii="Courier New" w:hAnsi="Courier New" w:cs="Courier New"/>
          <w:lang w:val="en-US"/>
        </w:rPr>
        <w:br/>
        <w:t>cd ..\..\CrypWin\$(OutDir)</w:t>
      </w:r>
      <w:r w:rsidR="00BE6736" w:rsidRPr="00BE6736">
        <w:rPr>
          <w:rFonts w:ascii="Courier New" w:hAnsi="Courier New" w:cs="Courier New"/>
          <w:lang w:val="en-US"/>
        </w:rPr>
        <w:br/>
      </w:r>
      <w:r w:rsidR="00BE6736" w:rsidRPr="00BE6736">
        <w:rPr>
          <w:rFonts w:ascii="Courier New" w:hAnsi="Courier New" w:cs="Courier New"/>
          <w:lang w:val="en-US"/>
        </w:rPr>
        <w:lastRenderedPageBreak/>
        <w:t>if not exist "./CrypPlugins" mkdir "./CrypPlugins"</w:t>
      </w:r>
      <w:r w:rsidR="00BE6736" w:rsidRPr="00BE6736">
        <w:rPr>
          <w:rFonts w:ascii="Courier New" w:hAnsi="Courier New" w:cs="Courier New"/>
          <w:lang w:val="en-US"/>
        </w:rPr>
        <w:br/>
      </w:r>
      <w:r w:rsidR="00BE6736" w:rsidRPr="00BE6736">
        <w:rPr>
          <w:rFonts w:ascii="Courier New" w:hAnsi="Courier New" w:cs="Courier New"/>
          <w:lang w:val="en-US"/>
        </w:rPr>
        <w:br/>
        <w:t>del /F /S /Q /s /q "</w:t>
      </w:r>
      <w:r w:rsidR="00BE6736" w:rsidRPr="00BE6736">
        <w:rPr>
          <w:rFonts w:ascii="Courier New" w:hAnsi="Courier New" w:cs="Courier New"/>
          <w:highlight w:val="yellow"/>
          <w:lang w:val="en-US"/>
        </w:rPr>
        <w:t>MD5</w:t>
      </w:r>
      <w:r w:rsidR="00BE6736" w:rsidRPr="00BE6736">
        <w:rPr>
          <w:rFonts w:ascii="Courier New" w:hAnsi="Courier New" w:cs="Courier New"/>
          <w:lang w:val="en-US"/>
        </w:rPr>
        <w:t>*.*"</w:t>
      </w:r>
      <w:r w:rsidR="00BE6736" w:rsidRPr="00BE6736">
        <w:rPr>
          <w:rFonts w:ascii="Courier New" w:hAnsi="Courier New" w:cs="Courier New"/>
          <w:lang w:val="en-US"/>
        </w:rPr>
        <w:br/>
        <w:t>copy "$(TargetDir)</w:t>
      </w:r>
      <w:r w:rsidR="00BE6736" w:rsidRPr="00BE6736">
        <w:rPr>
          <w:rFonts w:ascii="Courier New" w:hAnsi="Courier New" w:cs="Courier New"/>
          <w:highlight w:val="yellow"/>
          <w:lang w:val="en-US"/>
        </w:rPr>
        <w:t>MD5</w:t>
      </w:r>
      <w:r w:rsidR="00BE6736" w:rsidRPr="00BE6736">
        <w:rPr>
          <w:rFonts w:ascii="Courier New" w:hAnsi="Courier New" w:cs="Courier New"/>
          <w:lang w:val="en-US"/>
        </w:rPr>
        <w:t>*.*" "./CrypPlugins"</w:t>
      </w:r>
      <w:r w:rsidR="00BE6736">
        <w:rPr>
          <w:lang w:val="en-US"/>
        </w:rPr>
        <w:br/>
      </w:r>
      <w:r w:rsidR="00BE6736">
        <w:rPr>
          <w:lang w:val="en-US"/>
        </w:rPr>
        <w:br/>
        <w:t>You need to adapt the yellow marked field to your actual project name.</w:t>
      </w:r>
    </w:p>
    <w:p w:rsidR="007F47FE" w:rsidRDefault="00BE6736" w:rsidP="0005243B">
      <w:pPr>
        <w:pStyle w:val="Formatvorlage1"/>
      </w:pPr>
      <w:r>
        <w:br w:type="page"/>
      </w:r>
      <w:bookmarkStart w:id="23" w:name="_Toc234921611"/>
      <w:r w:rsidR="007F47FE">
        <w:lastRenderedPageBreak/>
        <w:t>Source code and source template</w:t>
      </w:r>
      <w:bookmarkEnd w:id="23"/>
    </w:p>
    <w:p w:rsidR="007F47FE" w:rsidRDefault="007F47FE" w:rsidP="0005243B">
      <w:pPr>
        <w:pStyle w:val="Listenabsatz"/>
        <w:rPr>
          <w:lang w:val="en-US"/>
        </w:rPr>
      </w:pPr>
      <w:r w:rsidRPr="00B43211">
        <w:rPr>
          <w:lang w:val="en-US"/>
        </w:rPr>
        <w:t xml:space="preserve">Here you can download the whole source code which was presented in this </w:t>
      </w:r>
      <w:r>
        <w:rPr>
          <w:lang w:val="en-US"/>
        </w:rPr>
        <w:t>“H</w:t>
      </w:r>
      <w:r w:rsidRPr="00B43211">
        <w:rPr>
          <w:lang w:val="en-US"/>
        </w:rPr>
        <w:t>ow</w:t>
      </w:r>
      <w:r>
        <w:rPr>
          <w:lang w:val="en-US"/>
        </w:rPr>
        <w:t xml:space="preserve">to” as a Visual Studio </w:t>
      </w:r>
      <w:r w:rsidR="00E00570" w:rsidRPr="00E00570">
        <w:rPr>
          <w:b/>
          <w:bCs/>
          <w:lang w:val="en-US"/>
        </w:rPr>
        <w:t>solution</w:t>
      </w:r>
      <w:r>
        <w:rPr>
          <w:lang w:val="en-US"/>
        </w:rPr>
        <w:t>:</w:t>
      </w:r>
    </w:p>
    <w:p w:rsidR="007F47FE" w:rsidRDefault="007F47FE" w:rsidP="0005243B">
      <w:pPr>
        <w:pStyle w:val="Listenabsatz"/>
        <w:rPr>
          <w:lang w:val="en-US"/>
        </w:rPr>
      </w:pPr>
    </w:p>
    <w:p w:rsidR="003E0D47" w:rsidRPr="003E0D47" w:rsidRDefault="003E0D47" w:rsidP="0005243B">
      <w:pPr>
        <w:pStyle w:val="Listenabsatz"/>
        <w:rPr>
          <w:lang w:val="en-US"/>
        </w:rPr>
      </w:pPr>
      <w:r w:rsidRPr="003E0D47">
        <w:rPr>
          <w:rStyle w:val="Hervorhebung"/>
          <w:lang w:val="en-US"/>
        </w:rPr>
        <w:t>username: anonymous</w:t>
      </w:r>
      <w:r w:rsidRPr="003E0D47">
        <w:rPr>
          <w:i/>
          <w:iCs/>
          <w:lang w:val="en-US"/>
        </w:rPr>
        <w:br/>
      </w:r>
      <w:r w:rsidRPr="003E0D47">
        <w:rPr>
          <w:rStyle w:val="Hervorhebung"/>
          <w:lang w:val="en-US"/>
        </w:rPr>
        <w:t>password: not required</w:t>
      </w:r>
    </w:p>
    <w:p w:rsidR="007F47FE" w:rsidRDefault="00EB15B4" w:rsidP="00B43211">
      <w:pPr>
        <w:pStyle w:val="Listenabsatz"/>
        <w:rPr>
          <w:lang w:val="en-US"/>
        </w:rPr>
      </w:pPr>
      <w:hyperlink r:id="rId65" w:history="1">
        <w:r w:rsidR="003E0D47" w:rsidRPr="006E520D">
          <w:rPr>
            <w:rStyle w:val="Hyperlink"/>
            <w:lang w:val="en-US"/>
          </w:rPr>
          <w:t>https://www.cryptool.org/svn/CrypTool2/trunk/CrypPlugins/MD5/</w:t>
        </w:r>
      </w:hyperlink>
    </w:p>
    <w:p w:rsidR="003E0D47" w:rsidRPr="003E0D47" w:rsidRDefault="003E0D47" w:rsidP="00B43211">
      <w:pPr>
        <w:pStyle w:val="Listenabsatz"/>
        <w:rPr>
          <w:lang w:val="en-US"/>
        </w:rPr>
      </w:pPr>
    </w:p>
    <w:p w:rsidR="007F47FE" w:rsidRDefault="007F47FE" w:rsidP="00B43211">
      <w:pPr>
        <w:pStyle w:val="Listenabsatz"/>
        <w:rPr>
          <w:lang w:val="en-US"/>
        </w:rPr>
      </w:pPr>
    </w:p>
    <w:p w:rsidR="007F47FE" w:rsidRDefault="007F47FE" w:rsidP="00B43211">
      <w:pPr>
        <w:pStyle w:val="Listenabsatz"/>
        <w:rPr>
          <w:lang w:val="en-US"/>
        </w:rPr>
      </w:pPr>
      <w:r>
        <w:rPr>
          <w:lang w:val="en-US"/>
        </w:rPr>
        <w:t xml:space="preserve">Here you can download the Visual Studio plugin </w:t>
      </w:r>
      <w:r w:rsidR="00E00570" w:rsidRPr="00E00570">
        <w:rPr>
          <w:b/>
          <w:bCs/>
          <w:lang w:val="en-US"/>
        </w:rPr>
        <w:t>template</w:t>
      </w:r>
      <w:r>
        <w:rPr>
          <w:lang w:val="en-US"/>
        </w:rPr>
        <w:t xml:space="preserve"> to begin with the development of a new Cryptool plugin:</w:t>
      </w:r>
    </w:p>
    <w:p w:rsidR="007F47FE" w:rsidRDefault="007F47FE" w:rsidP="00B43211">
      <w:pPr>
        <w:pStyle w:val="Listenabsatz"/>
        <w:rPr>
          <w:lang w:val="en-US"/>
        </w:rPr>
      </w:pPr>
    </w:p>
    <w:p w:rsidR="007F47FE" w:rsidRDefault="00EB15B4" w:rsidP="00B43211">
      <w:pPr>
        <w:pStyle w:val="Listenabsatz"/>
        <w:rPr>
          <w:lang w:val="en-US"/>
        </w:rPr>
      </w:pPr>
      <w:hyperlink r:id="rId66" w:history="1">
        <w:r w:rsidR="00174831" w:rsidRPr="006E520D">
          <w:rPr>
            <w:rStyle w:val="Hyperlink"/>
            <w:lang w:val="en-US"/>
          </w:rPr>
          <w:t>http://cryptool2.vs.uni-due.de/downloads/template/hashplugin.zip</w:t>
        </w:r>
      </w:hyperlink>
    </w:p>
    <w:p w:rsidR="00B76C1F" w:rsidRDefault="00B76C1F" w:rsidP="00B76C1F">
      <w:pPr>
        <w:pStyle w:val="Listenabsatz"/>
        <w:rPr>
          <w:lang w:val="en-US"/>
        </w:rPr>
      </w:pPr>
    </w:p>
    <w:p w:rsidR="00C57936" w:rsidRDefault="00BE6736" w:rsidP="00C57936">
      <w:pPr>
        <w:pStyle w:val="Formatvorlage1"/>
      </w:pPr>
      <w:r>
        <w:br w:type="page"/>
      </w:r>
      <w:bookmarkStart w:id="24" w:name="_Toc234921612"/>
      <w:r w:rsidR="00B76C1F">
        <w:lastRenderedPageBreak/>
        <w:t>Provide a workflow file of your plugin</w:t>
      </w:r>
      <w:bookmarkEnd w:id="24"/>
    </w:p>
    <w:p w:rsidR="00B76C1F" w:rsidRPr="00A6704B" w:rsidRDefault="00075A8D" w:rsidP="00C57936">
      <w:pPr>
        <w:pStyle w:val="Listenabsatz"/>
        <w:rPr>
          <w:lang w:val="en-US"/>
        </w:rPr>
      </w:pPr>
      <w:r w:rsidRPr="00511263">
        <w:rPr>
          <w:lang w:val="en-US"/>
        </w:rPr>
        <w:t xml:space="preserve">Every plugin developer should provide a workflow file which shows his algorithm working in CrypTool2. </w:t>
      </w:r>
      <w:r w:rsidRPr="00A6704B">
        <w:rPr>
          <w:lang w:val="en-US"/>
        </w:rPr>
        <w:t>You will automatically create a workflow file by saving y</w:t>
      </w:r>
      <w:r w:rsidR="001222DA" w:rsidRPr="00A6704B">
        <w:rPr>
          <w:lang w:val="en-US"/>
        </w:rPr>
        <w:t xml:space="preserve">our project which was created on </w:t>
      </w:r>
      <w:r w:rsidRPr="00A6704B">
        <w:rPr>
          <w:lang w:val="en-US"/>
        </w:rPr>
        <w:t>CrypTool</w:t>
      </w:r>
      <w:r w:rsidR="001222DA" w:rsidRPr="00A6704B">
        <w:rPr>
          <w:lang w:val="en-US"/>
        </w:rPr>
        <w:t>2 work space. Here is an ex</w:t>
      </w:r>
      <w:r w:rsidR="00BE6736">
        <w:rPr>
          <w:lang w:val="en-US"/>
        </w:rPr>
        <w:t>ample how a workflow could look</w:t>
      </w:r>
      <w:r w:rsidR="001222DA" w:rsidRPr="00A6704B">
        <w:rPr>
          <w:lang w:val="en-US"/>
        </w:rPr>
        <w:t xml:space="preserve"> like:</w:t>
      </w:r>
    </w:p>
    <w:p w:rsidR="001222DA" w:rsidRPr="00B76C1F" w:rsidRDefault="00E37E05" w:rsidP="00C57936">
      <w:pPr>
        <w:pStyle w:val="Listenabsatz"/>
      </w:pPr>
      <w:r>
        <w:pict>
          <v:shape id="_x0000_i1071" type="#_x0000_t75" style="width:452.75pt;height:276.3pt">
            <v:imagedata r:id="rId67" o:title=""/>
          </v:shape>
        </w:pict>
      </w:r>
    </w:p>
    <w:p w:rsidR="00B76C1F" w:rsidRPr="00174831" w:rsidRDefault="00B76C1F" w:rsidP="00B43211">
      <w:pPr>
        <w:pStyle w:val="Listenabsatz"/>
        <w:rPr>
          <w:lang w:val="en-US"/>
        </w:rPr>
      </w:pPr>
    </w:p>
    <w:sectPr w:rsidR="00B76C1F" w:rsidRPr="00174831" w:rsidSect="0020186C">
      <w:headerReference w:type="default" r:id="rId68"/>
      <w:pgSz w:w="11906" w:h="16838"/>
      <w:pgMar w:top="1417" w:right="1417" w:bottom="1134"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6" w:author="Matthäus Wander" w:date="2009-07-09T16:44:00Z" w:initials="MW">
    <w:p w:rsidR="00BF10A7" w:rsidRPr="00BF10A7" w:rsidRDefault="00BF10A7">
      <w:pPr>
        <w:pStyle w:val="Kommentartext"/>
        <w:rPr>
          <w:lang w:val="en-US"/>
        </w:rPr>
      </w:pPr>
      <w:r>
        <w:rPr>
          <w:rStyle w:val="Kommentarzeichen"/>
        </w:rPr>
        <w:annotationRef/>
      </w:r>
      <w:r w:rsidR="00BE6736">
        <w:rPr>
          <w:lang w:val="en-US"/>
        </w:rPr>
        <w:t xml:space="preserve">Need clarification: </w:t>
      </w:r>
      <w:r w:rsidRPr="005874A2">
        <w:rPr>
          <w:lang w:val="en-US"/>
        </w:rPr>
        <w:t>Is this required for input properties?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067C" w:rsidRDefault="009D067C" w:rsidP="00EF77AC">
      <w:pPr>
        <w:spacing w:after="0" w:line="240" w:lineRule="auto"/>
      </w:pPr>
      <w:r>
        <w:separator/>
      </w:r>
    </w:p>
  </w:endnote>
  <w:endnote w:type="continuationSeparator" w:id="0">
    <w:p w:rsidR="009D067C" w:rsidRDefault="009D067C" w:rsidP="00EF77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067C" w:rsidRDefault="009D067C" w:rsidP="00EF77AC">
      <w:pPr>
        <w:spacing w:after="0" w:line="240" w:lineRule="auto"/>
      </w:pPr>
      <w:r>
        <w:separator/>
      </w:r>
    </w:p>
  </w:footnote>
  <w:footnote w:type="continuationSeparator" w:id="0">
    <w:p w:rsidR="009D067C" w:rsidRDefault="009D067C" w:rsidP="00EF77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4C3" w:rsidRPr="00D00ABF" w:rsidRDefault="007254C3">
    <w:pPr>
      <w:pStyle w:val="Kopfzeile"/>
      <w:rPr>
        <w:u w:val="single"/>
        <w:lang w:val="en-GB"/>
      </w:rPr>
    </w:pPr>
    <w:r w:rsidRPr="00D00ABF">
      <w:rPr>
        <w:u w:val="single"/>
        <w:lang w:val="en-GB"/>
      </w:rPr>
      <w:t>HowTo  –</w:t>
    </w:r>
    <w:r>
      <w:rPr>
        <w:u w:val="single"/>
        <w:lang w:val="en-GB"/>
      </w:rPr>
      <w:t xml:space="preserve">  Create a Hash-Plugin for CrypT</w:t>
    </w:r>
    <w:r w:rsidRPr="00D00ABF">
      <w:rPr>
        <w:u w:val="single"/>
        <w:lang w:val="en-GB"/>
      </w:rPr>
      <w:t>ool 2.0</w:t>
    </w:r>
    <w:r w:rsidRPr="00D00ABF">
      <w:rPr>
        <w:u w:val="single"/>
        <w:lang w:val="en-GB"/>
      </w:rPr>
      <w:tab/>
    </w:r>
    <w:r w:rsidRPr="00D00ABF">
      <w:rPr>
        <w:u w:val="single"/>
        <w:lang w:val="en-GB"/>
      </w:rPr>
      <w:tab/>
    </w:r>
    <w:r w:rsidR="00EB15B4" w:rsidRPr="00D00ABF">
      <w:rPr>
        <w:rStyle w:val="Seitenzahl"/>
        <w:u w:val="single"/>
        <w:lang w:val="en-GB"/>
      </w:rPr>
      <w:fldChar w:fldCharType="begin"/>
    </w:r>
    <w:r w:rsidRPr="00D00ABF">
      <w:rPr>
        <w:rStyle w:val="Seitenzahl"/>
        <w:u w:val="single"/>
        <w:lang w:val="en-GB"/>
      </w:rPr>
      <w:instrText xml:space="preserve"> PAGE </w:instrText>
    </w:r>
    <w:r w:rsidR="00EB15B4" w:rsidRPr="00D00ABF">
      <w:rPr>
        <w:rStyle w:val="Seitenzahl"/>
        <w:u w:val="single"/>
        <w:lang w:val="en-GB"/>
      </w:rPr>
      <w:fldChar w:fldCharType="separate"/>
    </w:r>
    <w:r w:rsidR="002E5EE8">
      <w:rPr>
        <w:rStyle w:val="Seitenzahl"/>
        <w:noProof/>
        <w:u w:val="single"/>
        <w:lang w:val="en-GB"/>
      </w:rPr>
      <w:t>3</w:t>
    </w:r>
    <w:r w:rsidR="00EB15B4" w:rsidRPr="00D00ABF">
      <w:rPr>
        <w:rStyle w:val="Seitenzahl"/>
        <w:u w:val="single"/>
        <w:lang w:val="en-GB"/>
      </w:rPr>
      <w:fldChar w:fldCharType="end"/>
    </w:r>
    <w:r w:rsidRPr="00D00ABF">
      <w:rPr>
        <w:rStyle w:val="Seitenzahl"/>
        <w:u w:val="single"/>
        <w:lang w:val="en-GB"/>
      </w:rPr>
      <w:t xml:space="preserve"> / </w:t>
    </w:r>
    <w:r w:rsidR="00EB15B4" w:rsidRPr="00D00ABF">
      <w:rPr>
        <w:rStyle w:val="Seitenzahl"/>
        <w:u w:val="single"/>
        <w:lang w:val="en-GB"/>
      </w:rPr>
      <w:fldChar w:fldCharType="begin"/>
    </w:r>
    <w:r w:rsidRPr="00D00ABF">
      <w:rPr>
        <w:rStyle w:val="Seitenzahl"/>
        <w:u w:val="single"/>
        <w:lang w:val="en-GB"/>
      </w:rPr>
      <w:instrText xml:space="preserve"> NUMPAGES </w:instrText>
    </w:r>
    <w:r w:rsidR="00EB15B4" w:rsidRPr="00D00ABF">
      <w:rPr>
        <w:rStyle w:val="Seitenzahl"/>
        <w:u w:val="single"/>
        <w:lang w:val="en-GB"/>
      </w:rPr>
      <w:fldChar w:fldCharType="separate"/>
    </w:r>
    <w:r w:rsidR="002E5EE8">
      <w:rPr>
        <w:rStyle w:val="Seitenzahl"/>
        <w:noProof/>
        <w:u w:val="single"/>
        <w:lang w:val="en-GB"/>
      </w:rPr>
      <w:t>36</w:t>
    </w:r>
    <w:r w:rsidR="00EB15B4" w:rsidRPr="00D00ABF">
      <w:rPr>
        <w:rStyle w:val="Seitenzahl"/>
        <w:u w:val="single"/>
        <w:lang w:val="en-GB"/>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360CDFC"/>
    <w:lvl w:ilvl="0">
      <w:start w:val="1"/>
      <w:numFmt w:val="decimal"/>
      <w:lvlText w:val="%1."/>
      <w:lvlJc w:val="left"/>
      <w:pPr>
        <w:tabs>
          <w:tab w:val="num" w:pos="1492"/>
        </w:tabs>
        <w:ind w:left="1492" w:hanging="360"/>
      </w:pPr>
    </w:lvl>
  </w:abstractNum>
  <w:abstractNum w:abstractNumId="1">
    <w:nsid w:val="FFFFFF7D"/>
    <w:multiLevelType w:val="singleLevel"/>
    <w:tmpl w:val="DC0C563A"/>
    <w:lvl w:ilvl="0">
      <w:start w:val="1"/>
      <w:numFmt w:val="decimal"/>
      <w:lvlText w:val="%1."/>
      <w:lvlJc w:val="left"/>
      <w:pPr>
        <w:tabs>
          <w:tab w:val="num" w:pos="1209"/>
        </w:tabs>
        <w:ind w:left="1209" w:hanging="360"/>
      </w:pPr>
    </w:lvl>
  </w:abstractNum>
  <w:abstractNum w:abstractNumId="2">
    <w:nsid w:val="FFFFFF7E"/>
    <w:multiLevelType w:val="singleLevel"/>
    <w:tmpl w:val="7212A5BE"/>
    <w:lvl w:ilvl="0">
      <w:start w:val="1"/>
      <w:numFmt w:val="decimal"/>
      <w:lvlText w:val="%1."/>
      <w:lvlJc w:val="left"/>
      <w:pPr>
        <w:tabs>
          <w:tab w:val="num" w:pos="926"/>
        </w:tabs>
        <w:ind w:left="926" w:hanging="360"/>
      </w:pPr>
    </w:lvl>
  </w:abstractNum>
  <w:abstractNum w:abstractNumId="3">
    <w:nsid w:val="FFFFFF7F"/>
    <w:multiLevelType w:val="singleLevel"/>
    <w:tmpl w:val="17BCFBC6"/>
    <w:lvl w:ilvl="0">
      <w:start w:val="1"/>
      <w:numFmt w:val="decimal"/>
      <w:lvlText w:val="%1."/>
      <w:lvlJc w:val="left"/>
      <w:pPr>
        <w:tabs>
          <w:tab w:val="num" w:pos="643"/>
        </w:tabs>
        <w:ind w:left="643" w:hanging="360"/>
      </w:pPr>
    </w:lvl>
  </w:abstractNum>
  <w:abstractNum w:abstractNumId="4">
    <w:nsid w:val="FFFFFF80"/>
    <w:multiLevelType w:val="singleLevel"/>
    <w:tmpl w:val="603A0BE6"/>
    <w:lvl w:ilvl="0">
      <w:start w:val="1"/>
      <w:numFmt w:val="bullet"/>
      <w:lvlText w:val=""/>
      <w:lvlJc w:val="left"/>
      <w:pPr>
        <w:tabs>
          <w:tab w:val="num" w:pos="1492"/>
        </w:tabs>
        <w:ind w:left="1492" w:hanging="360"/>
      </w:pPr>
      <w:rPr>
        <w:rFonts w:ascii="Symbol" w:hAnsi="Symbol" w:cs="Symbol" w:hint="default"/>
      </w:rPr>
    </w:lvl>
  </w:abstractNum>
  <w:abstractNum w:abstractNumId="5">
    <w:nsid w:val="FFFFFF81"/>
    <w:multiLevelType w:val="singleLevel"/>
    <w:tmpl w:val="B8DA29C2"/>
    <w:lvl w:ilvl="0">
      <w:start w:val="1"/>
      <w:numFmt w:val="bullet"/>
      <w:lvlText w:val=""/>
      <w:lvlJc w:val="left"/>
      <w:pPr>
        <w:tabs>
          <w:tab w:val="num" w:pos="1209"/>
        </w:tabs>
        <w:ind w:left="1209" w:hanging="360"/>
      </w:pPr>
      <w:rPr>
        <w:rFonts w:ascii="Symbol" w:hAnsi="Symbol" w:cs="Symbol" w:hint="default"/>
      </w:rPr>
    </w:lvl>
  </w:abstractNum>
  <w:abstractNum w:abstractNumId="6">
    <w:nsid w:val="FFFFFF82"/>
    <w:multiLevelType w:val="singleLevel"/>
    <w:tmpl w:val="BAB4FD8A"/>
    <w:lvl w:ilvl="0">
      <w:start w:val="1"/>
      <w:numFmt w:val="bullet"/>
      <w:lvlText w:val=""/>
      <w:lvlJc w:val="left"/>
      <w:pPr>
        <w:tabs>
          <w:tab w:val="num" w:pos="926"/>
        </w:tabs>
        <w:ind w:left="926" w:hanging="360"/>
      </w:pPr>
      <w:rPr>
        <w:rFonts w:ascii="Symbol" w:hAnsi="Symbol" w:cs="Symbol" w:hint="default"/>
      </w:rPr>
    </w:lvl>
  </w:abstractNum>
  <w:abstractNum w:abstractNumId="7">
    <w:nsid w:val="FFFFFF83"/>
    <w:multiLevelType w:val="singleLevel"/>
    <w:tmpl w:val="EDE645EC"/>
    <w:lvl w:ilvl="0">
      <w:start w:val="1"/>
      <w:numFmt w:val="bullet"/>
      <w:lvlText w:val=""/>
      <w:lvlJc w:val="left"/>
      <w:pPr>
        <w:tabs>
          <w:tab w:val="num" w:pos="643"/>
        </w:tabs>
        <w:ind w:left="643" w:hanging="360"/>
      </w:pPr>
      <w:rPr>
        <w:rFonts w:ascii="Symbol" w:hAnsi="Symbol" w:cs="Symbol" w:hint="default"/>
      </w:rPr>
    </w:lvl>
  </w:abstractNum>
  <w:abstractNum w:abstractNumId="8">
    <w:nsid w:val="FFFFFF88"/>
    <w:multiLevelType w:val="singleLevel"/>
    <w:tmpl w:val="2962D75A"/>
    <w:lvl w:ilvl="0">
      <w:start w:val="1"/>
      <w:numFmt w:val="decimal"/>
      <w:lvlText w:val="%1."/>
      <w:lvlJc w:val="left"/>
      <w:pPr>
        <w:tabs>
          <w:tab w:val="num" w:pos="360"/>
        </w:tabs>
        <w:ind w:left="360" w:hanging="360"/>
      </w:pPr>
    </w:lvl>
  </w:abstractNum>
  <w:abstractNum w:abstractNumId="9">
    <w:nsid w:val="FFFFFF89"/>
    <w:multiLevelType w:val="singleLevel"/>
    <w:tmpl w:val="CE9A986C"/>
    <w:lvl w:ilvl="0">
      <w:start w:val="1"/>
      <w:numFmt w:val="bullet"/>
      <w:lvlText w:val=""/>
      <w:lvlJc w:val="left"/>
      <w:pPr>
        <w:tabs>
          <w:tab w:val="num" w:pos="360"/>
        </w:tabs>
        <w:ind w:left="360" w:hanging="360"/>
      </w:pPr>
      <w:rPr>
        <w:rFonts w:ascii="Symbol" w:hAnsi="Symbol" w:cs="Symbol" w:hint="default"/>
      </w:rPr>
    </w:lvl>
  </w:abstractNum>
  <w:abstractNum w:abstractNumId="10">
    <w:nsid w:val="024252DE"/>
    <w:multiLevelType w:val="multilevel"/>
    <w:tmpl w:val="A282D64E"/>
    <w:lvl w:ilvl="0">
      <w:start w:val="1"/>
      <w:numFmt w:val="decimal"/>
      <w:pStyle w:val="berschrift1"/>
      <w:lvlText w:val="%1"/>
      <w:lvlJc w:val="left"/>
      <w:pPr>
        <w:tabs>
          <w:tab w:val="num" w:pos="432"/>
        </w:tabs>
        <w:ind w:left="432" w:hanging="432"/>
      </w:pPr>
      <w:rPr>
        <w:rFonts w:hint="default"/>
      </w:rPr>
    </w:lvl>
    <w:lvl w:ilvl="1">
      <w:start w:val="1"/>
      <w:numFmt w:val="decimal"/>
      <w:pStyle w:val="Formatvorlage2"/>
      <w:lvlText w:val="4.%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1">
    <w:nsid w:val="04764248"/>
    <w:multiLevelType w:val="hybridMultilevel"/>
    <w:tmpl w:val="5E1A85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063C5A4F"/>
    <w:multiLevelType w:val="hybridMultilevel"/>
    <w:tmpl w:val="824C474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3">
    <w:nsid w:val="0C0378EE"/>
    <w:multiLevelType w:val="multilevel"/>
    <w:tmpl w:val="4FC6AEB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39DA0DF8"/>
    <w:multiLevelType w:val="hybridMultilevel"/>
    <w:tmpl w:val="39D8726C"/>
    <w:lvl w:ilvl="0" w:tplc="42264076">
      <w:start w:val="3"/>
      <w:numFmt w:val="bullet"/>
      <w:lvlText w:val="-"/>
      <w:lvlJc w:val="left"/>
      <w:pPr>
        <w:ind w:left="759" w:hanging="360"/>
      </w:pPr>
      <w:rPr>
        <w:rFonts w:ascii="Calibri" w:eastAsia="Times New Roman" w:hAnsi="Calibri" w:hint="default"/>
      </w:rPr>
    </w:lvl>
    <w:lvl w:ilvl="1" w:tplc="04070003" w:tentative="1">
      <w:start w:val="1"/>
      <w:numFmt w:val="bullet"/>
      <w:lvlText w:val="o"/>
      <w:lvlJc w:val="left"/>
      <w:pPr>
        <w:ind w:left="1479" w:hanging="360"/>
      </w:pPr>
      <w:rPr>
        <w:rFonts w:ascii="Courier New" w:hAnsi="Courier New" w:cs="Courier New" w:hint="default"/>
      </w:rPr>
    </w:lvl>
    <w:lvl w:ilvl="2" w:tplc="04070005" w:tentative="1">
      <w:start w:val="1"/>
      <w:numFmt w:val="bullet"/>
      <w:lvlText w:val=""/>
      <w:lvlJc w:val="left"/>
      <w:pPr>
        <w:ind w:left="2199" w:hanging="360"/>
      </w:pPr>
      <w:rPr>
        <w:rFonts w:ascii="Wingdings" w:hAnsi="Wingdings" w:hint="default"/>
      </w:rPr>
    </w:lvl>
    <w:lvl w:ilvl="3" w:tplc="04070001" w:tentative="1">
      <w:start w:val="1"/>
      <w:numFmt w:val="bullet"/>
      <w:lvlText w:val=""/>
      <w:lvlJc w:val="left"/>
      <w:pPr>
        <w:ind w:left="2919" w:hanging="360"/>
      </w:pPr>
      <w:rPr>
        <w:rFonts w:ascii="Symbol" w:hAnsi="Symbol" w:hint="default"/>
      </w:rPr>
    </w:lvl>
    <w:lvl w:ilvl="4" w:tplc="04070003" w:tentative="1">
      <w:start w:val="1"/>
      <w:numFmt w:val="bullet"/>
      <w:lvlText w:val="o"/>
      <w:lvlJc w:val="left"/>
      <w:pPr>
        <w:ind w:left="3639" w:hanging="360"/>
      </w:pPr>
      <w:rPr>
        <w:rFonts w:ascii="Courier New" w:hAnsi="Courier New" w:cs="Courier New" w:hint="default"/>
      </w:rPr>
    </w:lvl>
    <w:lvl w:ilvl="5" w:tplc="04070005" w:tentative="1">
      <w:start w:val="1"/>
      <w:numFmt w:val="bullet"/>
      <w:lvlText w:val=""/>
      <w:lvlJc w:val="left"/>
      <w:pPr>
        <w:ind w:left="4359" w:hanging="360"/>
      </w:pPr>
      <w:rPr>
        <w:rFonts w:ascii="Wingdings" w:hAnsi="Wingdings" w:hint="default"/>
      </w:rPr>
    </w:lvl>
    <w:lvl w:ilvl="6" w:tplc="04070001" w:tentative="1">
      <w:start w:val="1"/>
      <w:numFmt w:val="bullet"/>
      <w:lvlText w:val=""/>
      <w:lvlJc w:val="left"/>
      <w:pPr>
        <w:ind w:left="5079" w:hanging="360"/>
      </w:pPr>
      <w:rPr>
        <w:rFonts w:ascii="Symbol" w:hAnsi="Symbol" w:hint="default"/>
      </w:rPr>
    </w:lvl>
    <w:lvl w:ilvl="7" w:tplc="04070003" w:tentative="1">
      <w:start w:val="1"/>
      <w:numFmt w:val="bullet"/>
      <w:lvlText w:val="o"/>
      <w:lvlJc w:val="left"/>
      <w:pPr>
        <w:ind w:left="5799" w:hanging="360"/>
      </w:pPr>
      <w:rPr>
        <w:rFonts w:ascii="Courier New" w:hAnsi="Courier New" w:cs="Courier New" w:hint="default"/>
      </w:rPr>
    </w:lvl>
    <w:lvl w:ilvl="8" w:tplc="04070005" w:tentative="1">
      <w:start w:val="1"/>
      <w:numFmt w:val="bullet"/>
      <w:lvlText w:val=""/>
      <w:lvlJc w:val="left"/>
      <w:pPr>
        <w:ind w:left="6519" w:hanging="360"/>
      </w:pPr>
      <w:rPr>
        <w:rFonts w:ascii="Wingdings" w:hAnsi="Wingdings" w:hint="default"/>
      </w:rPr>
    </w:lvl>
  </w:abstractNum>
  <w:abstractNum w:abstractNumId="15">
    <w:nsid w:val="3B6855F8"/>
    <w:multiLevelType w:val="hybridMultilevel"/>
    <w:tmpl w:val="B290AD6A"/>
    <w:lvl w:ilvl="0" w:tplc="42264076">
      <w:start w:val="3"/>
      <w:numFmt w:val="bullet"/>
      <w:lvlText w:val="-"/>
      <w:lvlJc w:val="left"/>
      <w:pPr>
        <w:ind w:left="720" w:hanging="360"/>
      </w:pPr>
      <w:rPr>
        <w:rFonts w:ascii="Calibri" w:eastAsia="Times New Roman"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C997A0E"/>
    <w:multiLevelType w:val="multilevel"/>
    <w:tmpl w:val="43F0AC7A"/>
    <w:lvl w:ilvl="0">
      <w:start w:val="1"/>
      <w:numFmt w:val="decimal"/>
      <w:pStyle w:val="Formatvorlage1"/>
      <w:lvlText w:val="%1."/>
      <w:lvlJc w:val="left"/>
      <w:pPr>
        <w:tabs>
          <w:tab w:val="num" w:pos="360"/>
        </w:tabs>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7">
    <w:nsid w:val="45BC0397"/>
    <w:multiLevelType w:val="hybridMultilevel"/>
    <w:tmpl w:val="BA48DFAC"/>
    <w:lvl w:ilvl="0" w:tplc="04070001">
      <w:start w:val="1"/>
      <w:numFmt w:val="bullet"/>
      <w:lvlText w:val=""/>
      <w:lvlJc w:val="left"/>
      <w:pPr>
        <w:ind w:left="759" w:hanging="360"/>
      </w:pPr>
      <w:rPr>
        <w:rFonts w:ascii="Symbol" w:hAnsi="Symbol" w:hint="default"/>
      </w:rPr>
    </w:lvl>
    <w:lvl w:ilvl="1" w:tplc="04070003" w:tentative="1">
      <w:start w:val="1"/>
      <w:numFmt w:val="bullet"/>
      <w:lvlText w:val="o"/>
      <w:lvlJc w:val="left"/>
      <w:pPr>
        <w:ind w:left="1479" w:hanging="360"/>
      </w:pPr>
      <w:rPr>
        <w:rFonts w:ascii="Courier New" w:hAnsi="Courier New" w:cs="Courier New" w:hint="default"/>
      </w:rPr>
    </w:lvl>
    <w:lvl w:ilvl="2" w:tplc="04070005" w:tentative="1">
      <w:start w:val="1"/>
      <w:numFmt w:val="bullet"/>
      <w:lvlText w:val=""/>
      <w:lvlJc w:val="left"/>
      <w:pPr>
        <w:ind w:left="2199" w:hanging="360"/>
      </w:pPr>
      <w:rPr>
        <w:rFonts w:ascii="Wingdings" w:hAnsi="Wingdings" w:hint="default"/>
      </w:rPr>
    </w:lvl>
    <w:lvl w:ilvl="3" w:tplc="04070001" w:tentative="1">
      <w:start w:val="1"/>
      <w:numFmt w:val="bullet"/>
      <w:lvlText w:val=""/>
      <w:lvlJc w:val="left"/>
      <w:pPr>
        <w:ind w:left="2919" w:hanging="360"/>
      </w:pPr>
      <w:rPr>
        <w:rFonts w:ascii="Symbol" w:hAnsi="Symbol" w:hint="default"/>
      </w:rPr>
    </w:lvl>
    <w:lvl w:ilvl="4" w:tplc="04070003" w:tentative="1">
      <w:start w:val="1"/>
      <w:numFmt w:val="bullet"/>
      <w:lvlText w:val="o"/>
      <w:lvlJc w:val="left"/>
      <w:pPr>
        <w:ind w:left="3639" w:hanging="360"/>
      </w:pPr>
      <w:rPr>
        <w:rFonts w:ascii="Courier New" w:hAnsi="Courier New" w:cs="Courier New" w:hint="default"/>
      </w:rPr>
    </w:lvl>
    <w:lvl w:ilvl="5" w:tplc="04070005" w:tentative="1">
      <w:start w:val="1"/>
      <w:numFmt w:val="bullet"/>
      <w:lvlText w:val=""/>
      <w:lvlJc w:val="left"/>
      <w:pPr>
        <w:ind w:left="4359" w:hanging="360"/>
      </w:pPr>
      <w:rPr>
        <w:rFonts w:ascii="Wingdings" w:hAnsi="Wingdings" w:hint="default"/>
      </w:rPr>
    </w:lvl>
    <w:lvl w:ilvl="6" w:tplc="04070001" w:tentative="1">
      <w:start w:val="1"/>
      <w:numFmt w:val="bullet"/>
      <w:lvlText w:val=""/>
      <w:lvlJc w:val="left"/>
      <w:pPr>
        <w:ind w:left="5079" w:hanging="360"/>
      </w:pPr>
      <w:rPr>
        <w:rFonts w:ascii="Symbol" w:hAnsi="Symbol" w:hint="default"/>
      </w:rPr>
    </w:lvl>
    <w:lvl w:ilvl="7" w:tplc="04070003" w:tentative="1">
      <w:start w:val="1"/>
      <w:numFmt w:val="bullet"/>
      <w:lvlText w:val="o"/>
      <w:lvlJc w:val="left"/>
      <w:pPr>
        <w:ind w:left="5799" w:hanging="360"/>
      </w:pPr>
      <w:rPr>
        <w:rFonts w:ascii="Courier New" w:hAnsi="Courier New" w:cs="Courier New" w:hint="default"/>
      </w:rPr>
    </w:lvl>
    <w:lvl w:ilvl="8" w:tplc="04070005" w:tentative="1">
      <w:start w:val="1"/>
      <w:numFmt w:val="bullet"/>
      <w:lvlText w:val=""/>
      <w:lvlJc w:val="left"/>
      <w:pPr>
        <w:ind w:left="6519" w:hanging="360"/>
      </w:pPr>
      <w:rPr>
        <w:rFonts w:ascii="Wingdings" w:hAnsi="Wingdings" w:hint="default"/>
      </w:rPr>
    </w:lvl>
  </w:abstractNum>
  <w:abstractNum w:abstractNumId="18">
    <w:nsid w:val="46417E9D"/>
    <w:multiLevelType w:val="hybridMultilevel"/>
    <w:tmpl w:val="5AFE3672"/>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9">
    <w:nsid w:val="77D3247E"/>
    <w:multiLevelType w:val="hybridMultilevel"/>
    <w:tmpl w:val="63F89858"/>
    <w:lvl w:ilvl="0" w:tplc="42264076">
      <w:start w:val="3"/>
      <w:numFmt w:val="bullet"/>
      <w:lvlText w:val="-"/>
      <w:lvlJc w:val="left"/>
      <w:pPr>
        <w:ind w:left="72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0">
    <w:nsid w:val="7DE05927"/>
    <w:multiLevelType w:val="hybridMultilevel"/>
    <w:tmpl w:val="E8D23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20"/>
  </w:num>
  <w:num w:numId="3">
    <w:abstractNumId w:val="19"/>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6"/>
  </w:num>
  <w:num w:numId="15">
    <w:abstractNumId w:val="10"/>
  </w:num>
  <w:num w:numId="16">
    <w:abstractNumId w:val="13"/>
  </w:num>
  <w:num w:numId="17">
    <w:abstractNumId w:val="12"/>
  </w:num>
  <w:num w:numId="18">
    <w:abstractNumId w:val="18"/>
  </w:num>
  <w:num w:numId="19">
    <w:abstractNumId w:val="17"/>
  </w:num>
  <w:num w:numId="20">
    <w:abstractNumId w:val="14"/>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embedSystemFonts/>
  <w:stylePaneFormatFilter w:val="5424"/>
  <w:doNotTrackMoves/>
  <w:defaultTabStop w:val="708"/>
  <w:hyphenationZone w:val="425"/>
  <w:characterSpacingControl w:val="doNotCompress"/>
  <w:doNotValidateAgainstSchema/>
  <w:doNotDemarcateInvalidXml/>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C7D06"/>
    <w:rsid w:val="00000619"/>
    <w:rsid w:val="000035BD"/>
    <w:rsid w:val="0000485C"/>
    <w:rsid w:val="00011E70"/>
    <w:rsid w:val="000146A7"/>
    <w:rsid w:val="000161D2"/>
    <w:rsid w:val="000247EE"/>
    <w:rsid w:val="0003630A"/>
    <w:rsid w:val="00037B4C"/>
    <w:rsid w:val="00037FD4"/>
    <w:rsid w:val="00040270"/>
    <w:rsid w:val="0005243B"/>
    <w:rsid w:val="0006014F"/>
    <w:rsid w:val="000634A6"/>
    <w:rsid w:val="00067AC0"/>
    <w:rsid w:val="000745A0"/>
    <w:rsid w:val="00075A8D"/>
    <w:rsid w:val="00075F2C"/>
    <w:rsid w:val="00080399"/>
    <w:rsid w:val="000813CB"/>
    <w:rsid w:val="00084E25"/>
    <w:rsid w:val="00085510"/>
    <w:rsid w:val="000865CE"/>
    <w:rsid w:val="00087EE0"/>
    <w:rsid w:val="00091D45"/>
    <w:rsid w:val="000A27DC"/>
    <w:rsid w:val="000A3D04"/>
    <w:rsid w:val="000B0372"/>
    <w:rsid w:val="000B14BD"/>
    <w:rsid w:val="000C6252"/>
    <w:rsid w:val="000C6FE3"/>
    <w:rsid w:val="000C7BD8"/>
    <w:rsid w:val="000D271A"/>
    <w:rsid w:val="000D27A4"/>
    <w:rsid w:val="000D513E"/>
    <w:rsid w:val="000D6088"/>
    <w:rsid w:val="000E3740"/>
    <w:rsid w:val="000F1EE1"/>
    <w:rsid w:val="000F3E1E"/>
    <w:rsid w:val="000F47F6"/>
    <w:rsid w:val="000F60D7"/>
    <w:rsid w:val="00101E34"/>
    <w:rsid w:val="00106E17"/>
    <w:rsid w:val="00107E01"/>
    <w:rsid w:val="001124CA"/>
    <w:rsid w:val="00112DE3"/>
    <w:rsid w:val="0011530F"/>
    <w:rsid w:val="001222DA"/>
    <w:rsid w:val="00127059"/>
    <w:rsid w:val="001275D2"/>
    <w:rsid w:val="00130D92"/>
    <w:rsid w:val="00131169"/>
    <w:rsid w:val="00131DCF"/>
    <w:rsid w:val="001334F0"/>
    <w:rsid w:val="00143E6C"/>
    <w:rsid w:val="00145C23"/>
    <w:rsid w:val="0015185C"/>
    <w:rsid w:val="00154013"/>
    <w:rsid w:val="0015457B"/>
    <w:rsid w:val="00155BCD"/>
    <w:rsid w:val="00156E88"/>
    <w:rsid w:val="00157680"/>
    <w:rsid w:val="00162BF1"/>
    <w:rsid w:val="001643F6"/>
    <w:rsid w:val="00167807"/>
    <w:rsid w:val="001713C8"/>
    <w:rsid w:val="00171886"/>
    <w:rsid w:val="00172E94"/>
    <w:rsid w:val="00174831"/>
    <w:rsid w:val="00175C01"/>
    <w:rsid w:val="00176C23"/>
    <w:rsid w:val="0018325C"/>
    <w:rsid w:val="00186093"/>
    <w:rsid w:val="0019129D"/>
    <w:rsid w:val="00191318"/>
    <w:rsid w:val="0019408D"/>
    <w:rsid w:val="001A2D7C"/>
    <w:rsid w:val="001A334E"/>
    <w:rsid w:val="001A355D"/>
    <w:rsid w:val="001A4B83"/>
    <w:rsid w:val="001A7C8A"/>
    <w:rsid w:val="001C0D18"/>
    <w:rsid w:val="001C3206"/>
    <w:rsid w:val="001D4806"/>
    <w:rsid w:val="001D4830"/>
    <w:rsid w:val="001E4C71"/>
    <w:rsid w:val="001E6C4D"/>
    <w:rsid w:val="001E754D"/>
    <w:rsid w:val="001F1347"/>
    <w:rsid w:val="001F5658"/>
    <w:rsid w:val="001F7B95"/>
    <w:rsid w:val="001F7DA8"/>
    <w:rsid w:val="002015C1"/>
    <w:rsid w:val="0020186C"/>
    <w:rsid w:val="002056AA"/>
    <w:rsid w:val="00205D95"/>
    <w:rsid w:val="00211180"/>
    <w:rsid w:val="0021556C"/>
    <w:rsid w:val="00217784"/>
    <w:rsid w:val="0022164F"/>
    <w:rsid w:val="00222B53"/>
    <w:rsid w:val="002268DC"/>
    <w:rsid w:val="00227C10"/>
    <w:rsid w:val="002318A6"/>
    <w:rsid w:val="0023259C"/>
    <w:rsid w:val="00235D6B"/>
    <w:rsid w:val="002435A4"/>
    <w:rsid w:val="002444E8"/>
    <w:rsid w:val="00245DFF"/>
    <w:rsid w:val="00246BB8"/>
    <w:rsid w:val="00247ADC"/>
    <w:rsid w:val="00253ACF"/>
    <w:rsid w:val="00255904"/>
    <w:rsid w:val="00256A1A"/>
    <w:rsid w:val="00270A75"/>
    <w:rsid w:val="0027162D"/>
    <w:rsid w:val="00271B52"/>
    <w:rsid w:val="00272104"/>
    <w:rsid w:val="00281099"/>
    <w:rsid w:val="00281C1D"/>
    <w:rsid w:val="00283871"/>
    <w:rsid w:val="002840BA"/>
    <w:rsid w:val="00284E0E"/>
    <w:rsid w:val="00291610"/>
    <w:rsid w:val="00293413"/>
    <w:rsid w:val="002A06C6"/>
    <w:rsid w:val="002A154B"/>
    <w:rsid w:val="002A1D38"/>
    <w:rsid w:val="002A21A2"/>
    <w:rsid w:val="002A712A"/>
    <w:rsid w:val="002B0863"/>
    <w:rsid w:val="002B33DA"/>
    <w:rsid w:val="002C03D2"/>
    <w:rsid w:val="002C080D"/>
    <w:rsid w:val="002C191D"/>
    <w:rsid w:val="002C4FD2"/>
    <w:rsid w:val="002C5BAB"/>
    <w:rsid w:val="002D5134"/>
    <w:rsid w:val="002D6732"/>
    <w:rsid w:val="002E1242"/>
    <w:rsid w:val="002E3AF6"/>
    <w:rsid w:val="002E5EE8"/>
    <w:rsid w:val="002F036F"/>
    <w:rsid w:val="002F20BD"/>
    <w:rsid w:val="002F2E07"/>
    <w:rsid w:val="0030282D"/>
    <w:rsid w:val="00306389"/>
    <w:rsid w:val="00310B63"/>
    <w:rsid w:val="00310E7C"/>
    <w:rsid w:val="00313A9B"/>
    <w:rsid w:val="00322996"/>
    <w:rsid w:val="00323CEE"/>
    <w:rsid w:val="00324436"/>
    <w:rsid w:val="00324BAD"/>
    <w:rsid w:val="00326631"/>
    <w:rsid w:val="00326BD4"/>
    <w:rsid w:val="003306DC"/>
    <w:rsid w:val="003342C8"/>
    <w:rsid w:val="00334B96"/>
    <w:rsid w:val="0033500F"/>
    <w:rsid w:val="0033797D"/>
    <w:rsid w:val="00337BE3"/>
    <w:rsid w:val="003403CE"/>
    <w:rsid w:val="00350215"/>
    <w:rsid w:val="00354E9B"/>
    <w:rsid w:val="003730E6"/>
    <w:rsid w:val="00373E12"/>
    <w:rsid w:val="00375AB0"/>
    <w:rsid w:val="00375C47"/>
    <w:rsid w:val="003767F5"/>
    <w:rsid w:val="00376A76"/>
    <w:rsid w:val="00377751"/>
    <w:rsid w:val="00384E6D"/>
    <w:rsid w:val="003A2C7F"/>
    <w:rsid w:val="003A3587"/>
    <w:rsid w:val="003A6BC2"/>
    <w:rsid w:val="003B408E"/>
    <w:rsid w:val="003B60D4"/>
    <w:rsid w:val="003C2D34"/>
    <w:rsid w:val="003D02A5"/>
    <w:rsid w:val="003D13C5"/>
    <w:rsid w:val="003D2EAD"/>
    <w:rsid w:val="003D30B9"/>
    <w:rsid w:val="003E0378"/>
    <w:rsid w:val="003E0D47"/>
    <w:rsid w:val="003E4CE3"/>
    <w:rsid w:val="003F6A0F"/>
    <w:rsid w:val="00400E49"/>
    <w:rsid w:val="00411FD7"/>
    <w:rsid w:val="00413743"/>
    <w:rsid w:val="00414615"/>
    <w:rsid w:val="004209CA"/>
    <w:rsid w:val="00421C69"/>
    <w:rsid w:val="00422134"/>
    <w:rsid w:val="00426B7E"/>
    <w:rsid w:val="00433829"/>
    <w:rsid w:val="004345BF"/>
    <w:rsid w:val="00440F06"/>
    <w:rsid w:val="00443A7A"/>
    <w:rsid w:val="004673FB"/>
    <w:rsid w:val="0047120D"/>
    <w:rsid w:val="0048376C"/>
    <w:rsid w:val="004907E5"/>
    <w:rsid w:val="00491168"/>
    <w:rsid w:val="00491A63"/>
    <w:rsid w:val="0049244E"/>
    <w:rsid w:val="004B1D5C"/>
    <w:rsid w:val="004C00C8"/>
    <w:rsid w:val="004D289B"/>
    <w:rsid w:val="004D6115"/>
    <w:rsid w:val="004E6386"/>
    <w:rsid w:val="004E777B"/>
    <w:rsid w:val="004F03AE"/>
    <w:rsid w:val="004F1146"/>
    <w:rsid w:val="004F1246"/>
    <w:rsid w:val="004F3A84"/>
    <w:rsid w:val="004F4695"/>
    <w:rsid w:val="005076A4"/>
    <w:rsid w:val="00511263"/>
    <w:rsid w:val="005173CE"/>
    <w:rsid w:val="00517463"/>
    <w:rsid w:val="00517E20"/>
    <w:rsid w:val="0052087D"/>
    <w:rsid w:val="00521741"/>
    <w:rsid w:val="00524B81"/>
    <w:rsid w:val="00536251"/>
    <w:rsid w:val="005371C0"/>
    <w:rsid w:val="005511EB"/>
    <w:rsid w:val="005515A9"/>
    <w:rsid w:val="00556B68"/>
    <w:rsid w:val="0056135B"/>
    <w:rsid w:val="005622CD"/>
    <w:rsid w:val="00562B03"/>
    <w:rsid w:val="00563557"/>
    <w:rsid w:val="005670B8"/>
    <w:rsid w:val="0057226A"/>
    <w:rsid w:val="00574FF8"/>
    <w:rsid w:val="00575E65"/>
    <w:rsid w:val="005857C5"/>
    <w:rsid w:val="005874A2"/>
    <w:rsid w:val="0059052A"/>
    <w:rsid w:val="0059539C"/>
    <w:rsid w:val="0059582F"/>
    <w:rsid w:val="00597530"/>
    <w:rsid w:val="005A3A37"/>
    <w:rsid w:val="005A3D0C"/>
    <w:rsid w:val="005B00F9"/>
    <w:rsid w:val="005B13BB"/>
    <w:rsid w:val="005B3C8C"/>
    <w:rsid w:val="005B447E"/>
    <w:rsid w:val="005B5336"/>
    <w:rsid w:val="005B7DBB"/>
    <w:rsid w:val="005C3147"/>
    <w:rsid w:val="005C4107"/>
    <w:rsid w:val="005D221D"/>
    <w:rsid w:val="005D384B"/>
    <w:rsid w:val="005E0194"/>
    <w:rsid w:val="005E0F56"/>
    <w:rsid w:val="005E6EBE"/>
    <w:rsid w:val="005F6F36"/>
    <w:rsid w:val="0060389C"/>
    <w:rsid w:val="00606B04"/>
    <w:rsid w:val="006073EB"/>
    <w:rsid w:val="006105B5"/>
    <w:rsid w:val="006154A6"/>
    <w:rsid w:val="00615C5B"/>
    <w:rsid w:val="00623FF7"/>
    <w:rsid w:val="00632B6D"/>
    <w:rsid w:val="00635CA5"/>
    <w:rsid w:val="00645617"/>
    <w:rsid w:val="006472BC"/>
    <w:rsid w:val="006475F2"/>
    <w:rsid w:val="0065226B"/>
    <w:rsid w:val="00656FD2"/>
    <w:rsid w:val="00665557"/>
    <w:rsid w:val="00670A9A"/>
    <w:rsid w:val="00677ABD"/>
    <w:rsid w:val="00680C04"/>
    <w:rsid w:val="006814BC"/>
    <w:rsid w:val="00681A8E"/>
    <w:rsid w:val="00683A0E"/>
    <w:rsid w:val="00684B5C"/>
    <w:rsid w:val="00686098"/>
    <w:rsid w:val="0068658C"/>
    <w:rsid w:val="006913D8"/>
    <w:rsid w:val="00692BA0"/>
    <w:rsid w:val="00694ACC"/>
    <w:rsid w:val="00695F2F"/>
    <w:rsid w:val="006A0438"/>
    <w:rsid w:val="006A230F"/>
    <w:rsid w:val="006A568D"/>
    <w:rsid w:val="006B49BD"/>
    <w:rsid w:val="006C1A89"/>
    <w:rsid w:val="006C5CBD"/>
    <w:rsid w:val="006C7DD0"/>
    <w:rsid w:val="006D32E2"/>
    <w:rsid w:val="006E1D14"/>
    <w:rsid w:val="006F603C"/>
    <w:rsid w:val="00706B63"/>
    <w:rsid w:val="00717766"/>
    <w:rsid w:val="007254C3"/>
    <w:rsid w:val="007277E8"/>
    <w:rsid w:val="007339A0"/>
    <w:rsid w:val="00747753"/>
    <w:rsid w:val="007555D4"/>
    <w:rsid w:val="00763D17"/>
    <w:rsid w:val="00766E47"/>
    <w:rsid w:val="0076751E"/>
    <w:rsid w:val="00774701"/>
    <w:rsid w:val="00775242"/>
    <w:rsid w:val="00780640"/>
    <w:rsid w:val="00784093"/>
    <w:rsid w:val="007870CC"/>
    <w:rsid w:val="007A075D"/>
    <w:rsid w:val="007A4125"/>
    <w:rsid w:val="007A42F6"/>
    <w:rsid w:val="007A64A8"/>
    <w:rsid w:val="007B62F2"/>
    <w:rsid w:val="007C4933"/>
    <w:rsid w:val="007D0749"/>
    <w:rsid w:val="007D0F47"/>
    <w:rsid w:val="007D1E23"/>
    <w:rsid w:val="007D5513"/>
    <w:rsid w:val="007E33D6"/>
    <w:rsid w:val="007E4730"/>
    <w:rsid w:val="007F0595"/>
    <w:rsid w:val="007F2653"/>
    <w:rsid w:val="007F47FE"/>
    <w:rsid w:val="007F568B"/>
    <w:rsid w:val="008017CB"/>
    <w:rsid w:val="00804CE8"/>
    <w:rsid w:val="008054D2"/>
    <w:rsid w:val="008072C7"/>
    <w:rsid w:val="0080784B"/>
    <w:rsid w:val="00810638"/>
    <w:rsid w:val="008155A1"/>
    <w:rsid w:val="00817DC4"/>
    <w:rsid w:val="00825C25"/>
    <w:rsid w:val="008342E0"/>
    <w:rsid w:val="0083496B"/>
    <w:rsid w:val="008400E1"/>
    <w:rsid w:val="00844A9F"/>
    <w:rsid w:val="00845768"/>
    <w:rsid w:val="008477ED"/>
    <w:rsid w:val="008537F1"/>
    <w:rsid w:val="00854F80"/>
    <w:rsid w:val="00857572"/>
    <w:rsid w:val="008655EE"/>
    <w:rsid w:val="00865ECC"/>
    <w:rsid w:val="008668D1"/>
    <w:rsid w:val="00870725"/>
    <w:rsid w:val="00873FC5"/>
    <w:rsid w:val="00875167"/>
    <w:rsid w:val="008765F7"/>
    <w:rsid w:val="0088018B"/>
    <w:rsid w:val="008860D5"/>
    <w:rsid w:val="008914C0"/>
    <w:rsid w:val="00891A1C"/>
    <w:rsid w:val="00892D8D"/>
    <w:rsid w:val="0089397E"/>
    <w:rsid w:val="00894F04"/>
    <w:rsid w:val="00894FFE"/>
    <w:rsid w:val="008A6FEE"/>
    <w:rsid w:val="008B0EF6"/>
    <w:rsid w:val="008B38DA"/>
    <w:rsid w:val="008C22A0"/>
    <w:rsid w:val="008C26B6"/>
    <w:rsid w:val="008C33DE"/>
    <w:rsid w:val="008C4FEE"/>
    <w:rsid w:val="008C6A7C"/>
    <w:rsid w:val="008D13B0"/>
    <w:rsid w:val="008D1A73"/>
    <w:rsid w:val="008D4662"/>
    <w:rsid w:val="008D5B2F"/>
    <w:rsid w:val="008E2E1D"/>
    <w:rsid w:val="008F08BB"/>
    <w:rsid w:val="008F4265"/>
    <w:rsid w:val="008F7C4A"/>
    <w:rsid w:val="00906840"/>
    <w:rsid w:val="00907353"/>
    <w:rsid w:val="0091008E"/>
    <w:rsid w:val="00914E2E"/>
    <w:rsid w:val="00915B4A"/>
    <w:rsid w:val="00922527"/>
    <w:rsid w:val="00926440"/>
    <w:rsid w:val="00935C04"/>
    <w:rsid w:val="009374E3"/>
    <w:rsid w:val="009466B2"/>
    <w:rsid w:val="0094739D"/>
    <w:rsid w:val="00950C25"/>
    <w:rsid w:val="009551E6"/>
    <w:rsid w:val="00956FD2"/>
    <w:rsid w:val="00956FF7"/>
    <w:rsid w:val="009610D5"/>
    <w:rsid w:val="00970DE7"/>
    <w:rsid w:val="00977366"/>
    <w:rsid w:val="00982D65"/>
    <w:rsid w:val="009867E9"/>
    <w:rsid w:val="00987D4D"/>
    <w:rsid w:val="00987E3A"/>
    <w:rsid w:val="0099327E"/>
    <w:rsid w:val="009A2A71"/>
    <w:rsid w:val="009A3381"/>
    <w:rsid w:val="009B2AC1"/>
    <w:rsid w:val="009B70B5"/>
    <w:rsid w:val="009C2E70"/>
    <w:rsid w:val="009C7EE2"/>
    <w:rsid w:val="009D067C"/>
    <w:rsid w:val="009D282F"/>
    <w:rsid w:val="009D4A60"/>
    <w:rsid w:val="009D633B"/>
    <w:rsid w:val="009E13FE"/>
    <w:rsid w:val="009F52B5"/>
    <w:rsid w:val="009F7355"/>
    <w:rsid w:val="009F7BBC"/>
    <w:rsid w:val="00A04B8B"/>
    <w:rsid w:val="00A07D5E"/>
    <w:rsid w:val="00A116EF"/>
    <w:rsid w:val="00A11E85"/>
    <w:rsid w:val="00A1650D"/>
    <w:rsid w:val="00A16994"/>
    <w:rsid w:val="00A1771E"/>
    <w:rsid w:val="00A2275A"/>
    <w:rsid w:val="00A245F3"/>
    <w:rsid w:val="00A304C0"/>
    <w:rsid w:val="00A31084"/>
    <w:rsid w:val="00A33A6F"/>
    <w:rsid w:val="00A43554"/>
    <w:rsid w:val="00A45D5C"/>
    <w:rsid w:val="00A55755"/>
    <w:rsid w:val="00A61C6D"/>
    <w:rsid w:val="00A61F0E"/>
    <w:rsid w:val="00A65255"/>
    <w:rsid w:val="00A6704B"/>
    <w:rsid w:val="00A716D9"/>
    <w:rsid w:val="00A7307E"/>
    <w:rsid w:val="00A76B3F"/>
    <w:rsid w:val="00A8388D"/>
    <w:rsid w:val="00A863F4"/>
    <w:rsid w:val="00A8668D"/>
    <w:rsid w:val="00AA01F3"/>
    <w:rsid w:val="00AA6309"/>
    <w:rsid w:val="00AB0151"/>
    <w:rsid w:val="00AB01EE"/>
    <w:rsid w:val="00AB10FA"/>
    <w:rsid w:val="00AB1472"/>
    <w:rsid w:val="00AB5A22"/>
    <w:rsid w:val="00AC32BE"/>
    <w:rsid w:val="00AC483D"/>
    <w:rsid w:val="00AC69CB"/>
    <w:rsid w:val="00AC7D06"/>
    <w:rsid w:val="00AD01C3"/>
    <w:rsid w:val="00AE3729"/>
    <w:rsid w:val="00AE3821"/>
    <w:rsid w:val="00AE3981"/>
    <w:rsid w:val="00AE3C2A"/>
    <w:rsid w:val="00AE746E"/>
    <w:rsid w:val="00AF6370"/>
    <w:rsid w:val="00AF70C9"/>
    <w:rsid w:val="00B060B1"/>
    <w:rsid w:val="00B07714"/>
    <w:rsid w:val="00B20CE9"/>
    <w:rsid w:val="00B20D4F"/>
    <w:rsid w:val="00B211A6"/>
    <w:rsid w:val="00B25E25"/>
    <w:rsid w:val="00B26454"/>
    <w:rsid w:val="00B27F97"/>
    <w:rsid w:val="00B31D6E"/>
    <w:rsid w:val="00B34293"/>
    <w:rsid w:val="00B40FAB"/>
    <w:rsid w:val="00B43211"/>
    <w:rsid w:val="00B4353C"/>
    <w:rsid w:val="00B52B56"/>
    <w:rsid w:val="00B61446"/>
    <w:rsid w:val="00B6352C"/>
    <w:rsid w:val="00B662EB"/>
    <w:rsid w:val="00B66C8A"/>
    <w:rsid w:val="00B677BF"/>
    <w:rsid w:val="00B707D8"/>
    <w:rsid w:val="00B70BA1"/>
    <w:rsid w:val="00B730C2"/>
    <w:rsid w:val="00B748F1"/>
    <w:rsid w:val="00B74A46"/>
    <w:rsid w:val="00B76C1F"/>
    <w:rsid w:val="00B8075D"/>
    <w:rsid w:val="00B84B85"/>
    <w:rsid w:val="00B87B02"/>
    <w:rsid w:val="00B92C5B"/>
    <w:rsid w:val="00B94A8D"/>
    <w:rsid w:val="00B96593"/>
    <w:rsid w:val="00B972DA"/>
    <w:rsid w:val="00BA2CA0"/>
    <w:rsid w:val="00BC3DEB"/>
    <w:rsid w:val="00BD4865"/>
    <w:rsid w:val="00BE12A5"/>
    <w:rsid w:val="00BE36A9"/>
    <w:rsid w:val="00BE4508"/>
    <w:rsid w:val="00BE6736"/>
    <w:rsid w:val="00BE79D9"/>
    <w:rsid w:val="00BE7DA0"/>
    <w:rsid w:val="00BF10A7"/>
    <w:rsid w:val="00BF5824"/>
    <w:rsid w:val="00BF6A5E"/>
    <w:rsid w:val="00BF6B79"/>
    <w:rsid w:val="00C0147C"/>
    <w:rsid w:val="00C01CDA"/>
    <w:rsid w:val="00C15BB7"/>
    <w:rsid w:val="00C17A3B"/>
    <w:rsid w:val="00C17AD6"/>
    <w:rsid w:val="00C2223C"/>
    <w:rsid w:val="00C2666D"/>
    <w:rsid w:val="00C2775D"/>
    <w:rsid w:val="00C333BC"/>
    <w:rsid w:val="00C339BD"/>
    <w:rsid w:val="00C36FED"/>
    <w:rsid w:val="00C427AA"/>
    <w:rsid w:val="00C442BA"/>
    <w:rsid w:val="00C46616"/>
    <w:rsid w:val="00C46BD9"/>
    <w:rsid w:val="00C47FBB"/>
    <w:rsid w:val="00C5058A"/>
    <w:rsid w:val="00C516E0"/>
    <w:rsid w:val="00C57936"/>
    <w:rsid w:val="00C60064"/>
    <w:rsid w:val="00C61886"/>
    <w:rsid w:val="00C644FC"/>
    <w:rsid w:val="00C66B53"/>
    <w:rsid w:val="00C7473E"/>
    <w:rsid w:val="00C74AF0"/>
    <w:rsid w:val="00C751FA"/>
    <w:rsid w:val="00C778EA"/>
    <w:rsid w:val="00C86CFB"/>
    <w:rsid w:val="00CA22A6"/>
    <w:rsid w:val="00CA4009"/>
    <w:rsid w:val="00CC07A6"/>
    <w:rsid w:val="00CC2814"/>
    <w:rsid w:val="00CD0048"/>
    <w:rsid w:val="00CD2692"/>
    <w:rsid w:val="00CE4005"/>
    <w:rsid w:val="00CF06FE"/>
    <w:rsid w:val="00CF3955"/>
    <w:rsid w:val="00CF45EF"/>
    <w:rsid w:val="00CF4EFA"/>
    <w:rsid w:val="00CF56A3"/>
    <w:rsid w:val="00CF5A45"/>
    <w:rsid w:val="00D00ABF"/>
    <w:rsid w:val="00D03D5E"/>
    <w:rsid w:val="00D05373"/>
    <w:rsid w:val="00D10002"/>
    <w:rsid w:val="00D21A08"/>
    <w:rsid w:val="00D33487"/>
    <w:rsid w:val="00D357EA"/>
    <w:rsid w:val="00D43172"/>
    <w:rsid w:val="00D474C0"/>
    <w:rsid w:val="00D51527"/>
    <w:rsid w:val="00D56404"/>
    <w:rsid w:val="00D5763A"/>
    <w:rsid w:val="00D60700"/>
    <w:rsid w:val="00D657EE"/>
    <w:rsid w:val="00D73708"/>
    <w:rsid w:val="00D75BCD"/>
    <w:rsid w:val="00D779EC"/>
    <w:rsid w:val="00D87D86"/>
    <w:rsid w:val="00D91FAD"/>
    <w:rsid w:val="00D92B07"/>
    <w:rsid w:val="00D94381"/>
    <w:rsid w:val="00DA08F5"/>
    <w:rsid w:val="00DB0AB6"/>
    <w:rsid w:val="00DC33A9"/>
    <w:rsid w:val="00DC3487"/>
    <w:rsid w:val="00DC43B7"/>
    <w:rsid w:val="00DC57BB"/>
    <w:rsid w:val="00DD794E"/>
    <w:rsid w:val="00DE3D46"/>
    <w:rsid w:val="00DF0062"/>
    <w:rsid w:val="00DF33DB"/>
    <w:rsid w:val="00E00570"/>
    <w:rsid w:val="00E04B84"/>
    <w:rsid w:val="00E070FC"/>
    <w:rsid w:val="00E10054"/>
    <w:rsid w:val="00E1077D"/>
    <w:rsid w:val="00E10D53"/>
    <w:rsid w:val="00E1121B"/>
    <w:rsid w:val="00E138CA"/>
    <w:rsid w:val="00E144C1"/>
    <w:rsid w:val="00E1638E"/>
    <w:rsid w:val="00E2182F"/>
    <w:rsid w:val="00E26E17"/>
    <w:rsid w:val="00E364D1"/>
    <w:rsid w:val="00E37E05"/>
    <w:rsid w:val="00E4028C"/>
    <w:rsid w:val="00E677DB"/>
    <w:rsid w:val="00E7465B"/>
    <w:rsid w:val="00E76008"/>
    <w:rsid w:val="00E84211"/>
    <w:rsid w:val="00E90D8F"/>
    <w:rsid w:val="00E93C85"/>
    <w:rsid w:val="00EA467F"/>
    <w:rsid w:val="00EA5ABC"/>
    <w:rsid w:val="00EB0DBF"/>
    <w:rsid w:val="00EB15B4"/>
    <w:rsid w:val="00EB4C00"/>
    <w:rsid w:val="00EB7836"/>
    <w:rsid w:val="00EC1CA7"/>
    <w:rsid w:val="00EC5B3A"/>
    <w:rsid w:val="00EC6903"/>
    <w:rsid w:val="00EC6AD4"/>
    <w:rsid w:val="00ED0A31"/>
    <w:rsid w:val="00ED5752"/>
    <w:rsid w:val="00ED7902"/>
    <w:rsid w:val="00EE55DA"/>
    <w:rsid w:val="00EF1516"/>
    <w:rsid w:val="00EF3576"/>
    <w:rsid w:val="00EF4500"/>
    <w:rsid w:val="00EF77AC"/>
    <w:rsid w:val="00F0347C"/>
    <w:rsid w:val="00F106A8"/>
    <w:rsid w:val="00F107B3"/>
    <w:rsid w:val="00F11286"/>
    <w:rsid w:val="00F1327D"/>
    <w:rsid w:val="00F16717"/>
    <w:rsid w:val="00F16A2F"/>
    <w:rsid w:val="00F178FC"/>
    <w:rsid w:val="00F20179"/>
    <w:rsid w:val="00F2493F"/>
    <w:rsid w:val="00F2515C"/>
    <w:rsid w:val="00F25D48"/>
    <w:rsid w:val="00F277ED"/>
    <w:rsid w:val="00F30F8B"/>
    <w:rsid w:val="00F31832"/>
    <w:rsid w:val="00F31835"/>
    <w:rsid w:val="00F3484B"/>
    <w:rsid w:val="00F34C33"/>
    <w:rsid w:val="00F543DF"/>
    <w:rsid w:val="00F63F90"/>
    <w:rsid w:val="00F64E63"/>
    <w:rsid w:val="00F65A55"/>
    <w:rsid w:val="00F65E28"/>
    <w:rsid w:val="00F82989"/>
    <w:rsid w:val="00F85C0F"/>
    <w:rsid w:val="00F87CBC"/>
    <w:rsid w:val="00F90D4D"/>
    <w:rsid w:val="00F93219"/>
    <w:rsid w:val="00F9437E"/>
    <w:rsid w:val="00FA5A01"/>
    <w:rsid w:val="00FB320C"/>
    <w:rsid w:val="00FB6DBB"/>
    <w:rsid w:val="00FC55A0"/>
    <w:rsid w:val="00FD4CA2"/>
    <w:rsid w:val="00FE393A"/>
    <w:rsid w:val="00FE5076"/>
    <w:rsid w:val="00FF2BAE"/>
  </w:rsids>
  <m:mathPr>
    <m:mathFont m:val="Cambria Math"/>
    <m:brkBin m:val="before"/>
    <m:brkBinSub m:val="--"/>
    <m:smallFrac m:val="off"/>
    <m:dispDef/>
    <m:lMargin m:val="0"/>
    <m:rMargin m:val="0"/>
    <m:defJc m:val="centerGroup"/>
    <m:wrapIndent m:val="1440"/>
    <m:intLim m:val="subSup"/>
    <m:naryLim m:val="undOvr"/>
  </m:mathPr>
  <w:uiCompat97To2003/>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843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unhideWhenUsed="0"/>
    <w:lsdException w:name="toc 2" w:uiPriority="39" w:unhideWhenUsed="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page number" w:unhideWhenUsed="0"/>
    <w:lsdException w:name="Title" w:semiHidden="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Document Map" w:unhideWhenUsed="0"/>
    <w:lsdException w:name="Balloon Text"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11FD7"/>
    <w:pPr>
      <w:spacing w:after="200" w:line="276" w:lineRule="auto"/>
    </w:pPr>
    <w:rPr>
      <w:rFonts w:cs="Calibri"/>
      <w:sz w:val="22"/>
      <w:szCs w:val="22"/>
      <w:lang w:eastAsia="en-US"/>
    </w:rPr>
  </w:style>
  <w:style w:type="paragraph" w:styleId="berschrift1">
    <w:name w:val="heading 1"/>
    <w:basedOn w:val="Standard"/>
    <w:next w:val="Standard"/>
    <w:link w:val="berschrift1Zchn"/>
    <w:uiPriority w:val="99"/>
    <w:qFormat/>
    <w:rsid w:val="00D33487"/>
    <w:pPr>
      <w:keepNext/>
      <w:numPr>
        <w:numId w:val="15"/>
      </w:numPr>
      <w:spacing w:before="240" w:after="60"/>
      <w:outlineLvl w:val="0"/>
    </w:pPr>
    <w:rPr>
      <w:rFonts w:ascii="Arial" w:hAnsi="Arial" w:cs="Arial"/>
      <w:b/>
      <w:bCs/>
      <w:kern w:val="32"/>
      <w:sz w:val="32"/>
      <w:szCs w:val="32"/>
    </w:rPr>
  </w:style>
  <w:style w:type="paragraph" w:styleId="berschrift2">
    <w:name w:val="heading 2"/>
    <w:basedOn w:val="Standard"/>
    <w:next w:val="Standard"/>
    <w:link w:val="berschrift2Zchn"/>
    <w:uiPriority w:val="99"/>
    <w:qFormat/>
    <w:rsid w:val="00D33487"/>
    <w:pPr>
      <w:keepNext/>
      <w:spacing w:before="240" w:after="60"/>
      <w:outlineLvl w:val="1"/>
    </w:pPr>
    <w:rPr>
      <w:rFonts w:ascii="Arial" w:hAnsi="Arial" w:cs="Arial"/>
      <w:b/>
      <w:bCs/>
      <w:i/>
      <w:iCs/>
      <w:sz w:val="28"/>
      <w:szCs w:val="28"/>
    </w:rPr>
  </w:style>
  <w:style w:type="paragraph" w:styleId="berschrift3">
    <w:name w:val="heading 3"/>
    <w:basedOn w:val="Standard"/>
    <w:next w:val="Standard"/>
    <w:link w:val="berschrift3Zchn"/>
    <w:uiPriority w:val="99"/>
    <w:qFormat/>
    <w:rsid w:val="00D33487"/>
    <w:pPr>
      <w:keepNext/>
      <w:numPr>
        <w:ilvl w:val="2"/>
        <w:numId w:val="15"/>
      </w:numPr>
      <w:spacing w:before="240" w:after="60"/>
      <w:outlineLvl w:val="2"/>
    </w:pPr>
    <w:rPr>
      <w:rFonts w:ascii="Arial" w:hAnsi="Arial" w:cs="Arial"/>
      <w:b/>
      <w:bCs/>
      <w:sz w:val="26"/>
      <w:szCs w:val="26"/>
    </w:rPr>
  </w:style>
  <w:style w:type="paragraph" w:styleId="berschrift4">
    <w:name w:val="heading 4"/>
    <w:basedOn w:val="Standard"/>
    <w:next w:val="Standard"/>
    <w:link w:val="berschrift4Zchn"/>
    <w:uiPriority w:val="99"/>
    <w:qFormat/>
    <w:rsid w:val="00D33487"/>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9"/>
    <w:qFormat/>
    <w:rsid w:val="00D33487"/>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9"/>
    <w:qFormat/>
    <w:rsid w:val="00D33487"/>
    <w:pPr>
      <w:numPr>
        <w:ilvl w:val="5"/>
        <w:numId w:val="15"/>
      </w:numPr>
      <w:spacing w:before="240" w:after="60"/>
      <w:outlineLvl w:val="5"/>
    </w:pPr>
    <w:rPr>
      <w:b/>
      <w:bCs/>
    </w:rPr>
  </w:style>
  <w:style w:type="paragraph" w:styleId="berschrift7">
    <w:name w:val="heading 7"/>
    <w:basedOn w:val="Standard"/>
    <w:next w:val="Standard"/>
    <w:link w:val="berschrift7Zchn"/>
    <w:uiPriority w:val="99"/>
    <w:qFormat/>
    <w:rsid w:val="00D33487"/>
    <w:pPr>
      <w:numPr>
        <w:ilvl w:val="6"/>
        <w:numId w:val="15"/>
      </w:numPr>
      <w:spacing w:before="240" w:after="60"/>
      <w:outlineLvl w:val="6"/>
    </w:pPr>
    <w:rPr>
      <w:sz w:val="24"/>
      <w:szCs w:val="24"/>
    </w:rPr>
  </w:style>
  <w:style w:type="paragraph" w:styleId="berschrift8">
    <w:name w:val="heading 8"/>
    <w:basedOn w:val="Standard"/>
    <w:next w:val="Standard"/>
    <w:link w:val="berschrift8Zchn"/>
    <w:uiPriority w:val="99"/>
    <w:qFormat/>
    <w:rsid w:val="00D33487"/>
    <w:pPr>
      <w:numPr>
        <w:ilvl w:val="7"/>
        <w:numId w:val="15"/>
      </w:numPr>
      <w:spacing w:before="240" w:after="60"/>
      <w:outlineLvl w:val="7"/>
    </w:pPr>
    <w:rPr>
      <w:i/>
      <w:iCs/>
      <w:sz w:val="24"/>
      <w:szCs w:val="24"/>
    </w:rPr>
  </w:style>
  <w:style w:type="paragraph" w:styleId="berschrift9">
    <w:name w:val="heading 9"/>
    <w:basedOn w:val="Standard"/>
    <w:next w:val="Standard"/>
    <w:link w:val="berschrift9Zchn"/>
    <w:uiPriority w:val="99"/>
    <w:qFormat/>
    <w:rsid w:val="00D33487"/>
    <w:pPr>
      <w:numPr>
        <w:ilvl w:val="8"/>
        <w:numId w:val="15"/>
      </w:num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9"/>
    <w:rsid w:val="00324436"/>
    <w:rPr>
      <w:rFonts w:ascii="Cambria" w:hAnsi="Cambria" w:cs="Cambria"/>
      <w:b/>
      <w:bCs/>
      <w:kern w:val="32"/>
      <w:sz w:val="32"/>
      <w:szCs w:val="32"/>
      <w:lang w:eastAsia="en-US"/>
    </w:rPr>
  </w:style>
  <w:style w:type="character" w:customStyle="1" w:styleId="berschrift2Zchn">
    <w:name w:val="Überschrift 2 Zchn"/>
    <w:basedOn w:val="Absatz-Standardschriftart"/>
    <w:link w:val="berschrift2"/>
    <w:uiPriority w:val="99"/>
    <w:semiHidden/>
    <w:rsid w:val="00324436"/>
    <w:rPr>
      <w:rFonts w:ascii="Cambria" w:hAnsi="Cambria" w:cs="Cambria"/>
      <w:b/>
      <w:bCs/>
      <w:i/>
      <w:iCs/>
      <w:sz w:val="28"/>
      <w:szCs w:val="28"/>
      <w:lang w:eastAsia="en-US"/>
    </w:rPr>
  </w:style>
  <w:style w:type="character" w:customStyle="1" w:styleId="berschrift3Zchn">
    <w:name w:val="Überschrift 3 Zchn"/>
    <w:basedOn w:val="Absatz-Standardschriftart"/>
    <w:link w:val="berschrift3"/>
    <w:uiPriority w:val="99"/>
    <w:semiHidden/>
    <w:rsid w:val="00324436"/>
    <w:rPr>
      <w:rFonts w:ascii="Cambria" w:hAnsi="Cambria" w:cs="Cambria"/>
      <w:b/>
      <w:bCs/>
      <w:sz w:val="26"/>
      <w:szCs w:val="26"/>
      <w:lang w:eastAsia="en-US"/>
    </w:rPr>
  </w:style>
  <w:style w:type="character" w:customStyle="1" w:styleId="berschrift4Zchn">
    <w:name w:val="Überschrift 4 Zchn"/>
    <w:basedOn w:val="Absatz-Standardschriftart"/>
    <w:link w:val="berschrift4"/>
    <w:uiPriority w:val="99"/>
    <w:semiHidden/>
    <w:rsid w:val="00324436"/>
    <w:rPr>
      <w:rFonts w:ascii="Calibri" w:hAnsi="Calibri" w:cs="Calibri"/>
      <w:b/>
      <w:bCs/>
      <w:sz w:val="28"/>
      <w:szCs w:val="28"/>
      <w:lang w:eastAsia="en-US"/>
    </w:rPr>
  </w:style>
  <w:style w:type="character" w:customStyle="1" w:styleId="berschrift5Zchn">
    <w:name w:val="Überschrift 5 Zchn"/>
    <w:basedOn w:val="Absatz-Standardschriftart"/>
    <w:link w:val="berschrift5"/>
    <w:uiPriority w:val="99"/>
    <w:semiHidden/>
    <w:rsid w:val="00324436"/>
    <w:rPr>
      <w:rFonts w:ascii="Calibri" w:hAnsi="Calibri" w:cs="Calibri"/>
      <w:b/>
      <w:bCs/>
      <w:i/>
      <w:iCs/>
      <w:sz w:val="26"/>
      <w:szCs w:val="26"/>
      <w:lang w:eastAsia="en-US"/>
    </w:rPr>
  </w:style>
  <w:style w:type="character" w:customStyle="1" w:styleId="berschrift6Zchn">
    <w:name w:val="Überschrift 6 Zchn"/>
    <w:basedOn w:val="Absatz-Standardschriftart"/>
    <w:link w:val="berschrift6"/>
    <w:uiPriority w:val="99"/>
    <w:semiHidden/>
    <w:rsid w:val="00324436"/>
    <w:rPr>
      <w:rFonts w:ascii="Calibri" w:hAnsi="Calibri" w:cs="Calibri"/>
      <w:b/>
      <w:bCs/>
      <w:lang w:eastAsia="en-US"/>
    </w:rPr>
  </w:style>
  <w:style w:type="character" w:customStyle="1" w:styleId="berschrift7Zchn">
    <w:name w:val="Überschrift 7 Zchn"/>
    <w:basedOn w:val="Absatz-Standardschriftart"/>
    <w:link w:val="berschrift7"/>
    <w:uiPriority w:val="99"/>
    <w:semiHidden/>
    <w:rsid w:val="00324436"/>
    <w:rPr>
      <w:rFonts w:ascii="Calibri" w:hAnsi="Calibri" w:cs="Calibri"/>
      <w:sz w:val="24"/>
      <w:szCs w:val="24"/>
      <w:lang w:eastAsia="en-US"/>
    </w:rPr>
  </w:style>
  <w:style w:type="character" w:customStyle="1" w:styleId="berschrift8Zchn">
    <w:name w:val="Überschrift 8 Zchn"/>
    <w:basedOn w:val="Absatz-Standardschriftart"/>
    <w:link w:val="berschrift8"/>
    <w:uiPriority w:val="99"/>
    <w:semiHidden/>
    <w:rsid w:val="00324436"/>
    <w:rPr>
      <w:rFonts w:ascii="Calibri" w:hAnsi="Calibri" w:cs="Calibri"/>
      <w:i/>
      <w:iCs/>
      <w:sz w:val="24"/>
      <w:szCs w:val="24"/>
      <w:lang w:eastAsia="en-US"/>
    </w:rPr>
  </w:style>
  <w:style w:type="character" w:customStyle="1" w:styleId="berschrift9Zchn">
    <w:name w:val="Überschrift 9 Zchn"/>
    <w:basedOn w:val="Absatz-Standardschriftart"/>
    <w:link w:val="berschrift9"/>
    <w:uiPriority w:val="99"/>
    <w:semiHidden/>
    <w:rsid w:val="00324436"/>
    <w:rPr>
      <w:rFonts w:ascii="Cambria" w:hAnsi="Cambria" w:cs="Cambria"/>
      <w:lang w:eastAsia="en-US"/>
    </w:rPr>
  </w:style>
  <w:style w:type="paragraph" w:styleId="Sprechblasentext">
    <w:name w:val="Balloon Text"/>
    <w:basedOn w:val="Standard"/>
    <w:link w:val="SprechblasentextZchn"/>
    <w:uiPriority w:val="99"/>
    <w:semiHidden/>
    <w:rsid w:val="00DC33A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C33A9"/>
    <w:rPr>
      <w:rFonts w:ascii="Tahoma" w:hAnsi="Tahoma" w:cs="Tahoma"/>
      <w:sz w:val="16"/>
      <w:szCs w:val="16"/>
    </w:rPr>
  </w:style>
  <w:style w:type="paragraph" w:styleId="Listenabsatz">
    <w:name w:val="List Paragraph"/>
    <w:basedOn w:val="Standard"/>
    <w:uiPriority w:val="99"/>
    <w:qFormat/>
    <w:rsid w:val="00C516E0"/>
    <w:pPr>
      <w:ind w:left="720"/>
      <w:contextualSpacing/>
    </w:pPr>
  </w:style>
  <w:style w:type="paragraph" w:styleId="Kopfzeile">
    <w:name w:val="header"/>
    <w:basedOn w:val="Standard"/>
    <w:link w:val="KopfzeileZchn"/>
    <w:uiPriority w:val="99"/>
    <w:rsid w:val="00D00ABF"/>
    <w:pPr>
      <w:tabs>
        <w:tab w:val="center" w:pos="4536"/>
        <w:tab w:val="right" w:pos="9072"/>
      </w:tabs>
    </w:pPr>
  </w:style>
  <w:style w:type="character" w:customStyle="1" w:styleId="KopfzeileZchn">
    <w:name w:val="Kopfzeile Zchn"/>
    <w:basedOn w:val="Absatz-Standardschriftart"/>
    <w:link w:val="Kopfzeile"/>
    <w:uiPriority w:val="99"/>
    <w:semiHidden/>
    <w:rsid w:val="00324436"/>
    <w:rPr>
      <w:lang w:eastAsia="en-US"/>
    </w:rPr>
  </w:style>
  <w:style w:type="paragraph" w:styleId="Fuzeile">
    <w:name w:val="footer"/>
    <w:basedOn w:val="Standard"/>
    <w:link w:val="FuzeileZchn"/>
    <w:uiPriority w:val="99"/>
    <w:rsid w:val="00D00ABF"/>
    <w:pPr>
      <w:tabs>
        <w:tab w:val="center" w:pos="4536"/>
        <w:tab w:val="right" w:pos="9072"/>
      </w:tabs>
    </w:pPr>
  </w:style>
  <w:style w:type="character" w:customStyle="1" w:styleId="FuzeileZchn">
    <w:name w:val="Fußzeile Zchn"/>
    <w:basedOn w:val="Absatz-Standardschriftart"/>
    <w:link w:val="Fuzeile"/>
    <w:uiPriority w:val="99"/>
    <w:semiHidden/>
    <w:rsid w:val="00324436"/>
    <w:rPr>
      <w:lang w:eastAsia="en-US"/>
    </w:rPr>
  </w:style>
  <w:style w:type="character" w:styleId="Seitenzahl">
    <w:name w:val="page number"/>
    <w:basedOn w:val="Absatz-Standardschriftart"/>
    <w:uiPriority w:val="99"/>
    <w:rsid w:val="00D00ABF"/>
  </w:style>
  <w:style w:type="paragraph" w:styleId="Titel">
    <w:name w:val="Title"/>
    <w:basedOn w:val="Standard"/>
    <w:link w:val="TitelZchn"/>
    <w:uiPriority w:val="99"/>
    <w:qFormat/>
    <w:rsid w:val="00D00ABF"/>
    <w:pPr>
      <w:spacing w:before="240" w:after="60"/>
      <w:jc w:val="center"/>
      <w:outlineLvl w:val="0"/>
    </w:pPr>
    <w:rPr>
      <w:rFonts w:ascii="Arial" w:hAnsi="Arial" w:cs="Arial"/>
      <w:b/>
      <w:bCs/>
      <w:kern w:val="28"/>
      <w:sz w:val="32"/>
      <w:szCs w:val="32"/>
    </w:rPr>
  </w:style>
  <w:style w:type="character" w:customStyle="1" w:styleId="TitelZchn">
    <w:name w:val="Titel Zchn"/>
    <w:basedOn w:val="Absatz-Standardschriftart"/>
    <w:link w:val="Titel"/>
    <w:uiPriority w:val="99"/>
    <w:rsid w:val="00324436"/>
    <w:rPr>
      <w:rFonts w:ascii="Cambria" w:hAnsi="Cambria" w:cs="Cambria"/>
      <w:b/>
      <w:bCs/>
      <w:kern w:val="28"/>
      <w:sz w:val="32"/>
      <w:szCs w:val="32"/>
      <w:lang w:eastAsia="en-US"/>
    </w:rPr>
  </w:style>
  <w:style w:type="table" w:styleId="Tabellengitternetz">
    <w:name w:val="Table Grid"/>
    <w:basedOn w:val="NormaleTabelle"/>
    <w:uiPriority w:val="99"/>
    <w:rsid w:val="00BE4508"/>
    <w:pPr>
      <w:spacing w:after="200" w:line="276" w:lineRule="auto"/>
    </w:pPr>
    <w:rPr>
      <w:rFonts w:eastAsia="Times New Roman"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rmatvorlageberschrift1Vor18ptNach6pt">
    <w:name w:val="Formatvorlage Überschrift 1 + Vor:  18 pt Nach:  6 pt"/>
    <w:basedOn w:val="berschrift1"/>
    <w:autoRedefine/>
    <w:uiPriority w:val="99"/>
    <w:rsid w:val="007D0F47"/>
    <w:pPr>
      <w:spacing w:before="360" w:after="120"/>
    </w:pPr>
  </w:style>
  <w:style w:type="paragraph" w:customStyle="1" w:styleId="Formatvorlage1">
    <w:name w:val="Formatvorlage1"/>
    <w:basedOn w:val="berschrift1"/>
    <w:uiPriority w:val="99"/>
    <w:rsid w:val="007D0F47"/>
    <w:pPr>
      <w:numPr>
        <w:numId w:val="14"/>
      </w:numPr>
      <w:spacing w:before="360" w:after="120"/>
    </w:pPr>
    <w:rPr>
      <w:lang w:val="en-US"/>
    </w:rPr>
  </w:style>
  <w:style w:type="paragraph" w:customStyle="1" w:styleId="Formatvorlage2">
    <w:name w:val="Formatvorlage2"/>
    <w:basedOn w:val="berschrift2"/>
    <w:uiPriority w:val="99"/>
    <w:rsid w:val="00D33487"/>
    <w:pPr>
      <w:numPr>
        <w:ilvl w:val="1"/>
        <w:numId w:val="15"/>
      </w:numPr>
      <w:spacing w:before="360" w:after="120"/>
    </w:pPr>
  </w:style>
  <w:style w:type="paragraph" w:styleId="Verzeichnis1">
    <w:name w:val="toc 1"/>
    <w:basedOn w:val="Standard"/>
    <w:next w:val="Standard"/>
    <w:autoRedefine/>
    <w:uiPriority w:val="39"/>
    <w:rsid w:val="002C191D"/>
  </w:style>
  <w:style w:type="paragraph" w:styleId="Verzeichnis2">
    <w:name w:val="toc 2"/>
    <w:basedOn w:val="Standard"/>
    <w:next w:val="Standard"/>
    <w:autoRedefine/>
    <w:uiPriority w:val="39"/>
    <w:rsid w:val="002C191D"/>
    <w:pPr>
      <w:ind w:left="220"/>
    </w:pPr>
  </w:style>
  <w:style w:type="character" w:styleId="Hyperlink">
    <w:name w:val="Hyperlink"/>
    <w:basedOn w:val="Absatz-Standardschriftart"/>
    <w:uiPriority w:val="99"/>
    <w:rsid w:val="002C191D"/>
    <w:rPr>
      <w:color w:val="0000FF"/>
      <w:u w:val="single"/>
    </w:rPr>
  </w:style>
  <w:style w:type="paragraph" w:styleId="Dokumentstruktur">
    <w:name w:val="Document Map"/>
    <w:basedOn w:val="Standard"/>
    <w:link w:val="DokumentstrukturZchn"/>
    <w:uiPriority w:val="99"/>
    <w:semiHidden/>
    <w:rsid w:val="0005243B"/>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05243B"/>
    <w:rPr>
      <w:rFonts w:ascii="Tahoma" w:hAnsi="Tahoma" w:cs="Tahoma"/>
      <w:sz w:val="16"/>
      <w:szCs w:val="16"/>
      <w:lang w:eastAsia="en-US"/>
    </w:rPr>
  </w:style>
  <w:style w:type="character" w:styleId="Hervorhebung">
    <w:name w:val="Emphasis"/>
    <w:basedOn w:val="Absatz-Standardschriftart"/>
    <w:uiPriority w:val="20"/>
    <w:qFormat/>
    <w:rsid w:val="003E0D47"/>
    <w:rPr>
      <w:i/>
      <w:iCs/>
    </w:rPr>
  </w:style>
  <w:style w:type="paragraph" w:styleId="KeinLeerraum">
    <w:name w:val="No Spacing"/>
    <w:uiPriority w:val="1"/>
    <w:qFormat/>
    <w:rsid w:val="00C57936"/>
    <w:rPr>
      <w:rFonts w:cs="Calibri"/>
      <w:sz w:val="22"/>
      <w:szCs w:val="22"/>
      <w:lang w:eastAsia="en-US"/>
    </w:rPr>
  </w:style>
  <w:style w:type="character" w:styleId="Kommentarzeichen">
    <w:name w:val="annotation reference"/>
    <w:basedOn w:val="Absatz-Standardschriftart"/>
    <w:uiPriority w:val="99"/>
    <w:semiHidden/>
    <w:unhideWhenUsed/>
    <w:rsid w:val="00950C25"/>
    <w:rPr>
      <w:sz w:val="16"/>
      <w:szCs w:val="16"/>
    </w:rPr>
  </w:style>
  <w:style w:type="paragraph" w:styleId="Kommentartext">
    <w:name w:val="annotation text"/>
    <w:basedOn w:val="Standard"/>
    <w:link w:val="KommentartextZchn"/>
    <w:uiPriority w:val="99"/>
    <w:semiHidden/>
    <w:unhideWhenUsed/>
    <w:rsid w:val="00950C25"/>
    <w:rPr>
      <w:sz w:val="20"/>
      <w:szCs w:val="20"/>
    </w:rPr>
  </w:style>
  <w:style w:type="character" w:customStyle="1" w:styleId="KommentartextZchn">
    <w:name w:val="Kommentartext Zchn"/>
    <w:basedOn w:val="Absatz-Standardschriftart"/>
    <w:link w:val="Kommentartext"/>
    <w:uiPriority w:val="99"/>
    <w:semiHidden/>
    <w:rsid w:val="00950C25"/>
    <w:rPr>
      <w:rFonts w:cs="Calibri"/>
      <w:lang w:eastAsia="en-US"/>
    </w:rPr>
  </w:style>
  <w:style w:type="paragraph" w:styleId="Kommentarthema">
    <w:name w:val="annotation subject"/>
    <w:basedOn w:val="Kommentartext"/>
    <w:next w:val="Kommentartext"/>
    <w:link w:val="KommentarthemaZchn"/>
    <w:uiPriority w:val="99"/>
    <w:semiHidden/>
    <w:unhideWhenUsed/>
    <w:rsid w:val="00950C25"/>
    <w:rPr>
      <w:b/>
      <w:bCs/>
    </w:rPr>
  </w:style>
  <w:style w:type="character" w:customStyle="1" w:styleId="KommentarthemaZchn">
    <w:name w:val="Kommentarthema Zchn"/>
    <w:basedOn w:val="KommentartextZchn"/>
    <w:link w:val="Kommentarthema"/>
    <w:uiPriority w:val="99"/>
    <w:semiHidden/>
    <w:rsid w:val="00950C25"/>
    <w:rPr>
      <w:b/>
      <w:bCs/>
    </w:rPr>
  </w:style>
</w:styles>
</file>

<file path=word/webSettings.xml><?xml version="1.0" encoding="utf-8"?>
<w:webSettings xmlns:r="http://schemas.openxmlformats.org/officeDocument/2006/relationships" xmlns:w="http://schemas.openxmlformats.org/wordprocessingml/2006/main">
  <w:divs>
    <w:div w:id="1628580744">
      <w:marLeft w:val="0"/>
      <w:marRight w:val="0"/>
      <w:marTop w:val="0"/>
      <w:marBottom w:val="0"/>
      <w:divBdr>
        <w:top w:val="none" w:sz="0" w:space="0" w:color="auto"/>
        <w:left w:val="none" w:sz="0" w:space="0" w:color="auto"/>
        <w:bottom w:val="none" w:sz="0" w:space="0" w:color="auto"/>
        <w:right w:val="none" w:sz="0" w:space="0" w:color="auto"/>
      </w:divBdr>
    </w:div>
    <w:div w:id="162858074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cryptool2.vs.uni-due.de/downloads/template/hashplugin.zi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cryptool.org/svn/CrypTool2/trunk/CrypPlugins/MD5/"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cryptool2.vs.uni-due.de/downloads/howto/howto_encryptionplugin.pdf"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omments" Target="comments.xml"/><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03C3F-545B-4916-B128-E8687BB96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3688</Words>
  <Characters>23235</Characters>
  <Application>Microsoft Office Word</Application>
  <DocSecurity>0</DocSecurity>
  <Lines>193</Lines>
  <Paragraphs>53</Paragraphs>
  <ScaleCrop>false</ScaleCrop>
  <HeadingPairs>
    <vt:vector size="2" baseType="variant">
      <vt:variant>
        <vt:lpstr>Titel</vt:lpstr>
      </vt:variant>
      <vt:variant>
        <vt:i4>1</vt:i4>
      </vt:variant>
    </vt:vector>
  </HeadingPairs>
  <TitlesOfParts>
    <vt:vector size="1" baseType="lpstr">
      <vt:lpstr>HowTo – Create a Hash-Plug-in for Cryptool 2</vt:lpstr>
    </vt:vector>
  </TitlesOfParts>
  <Company> </Company>
  <LinksUpToDate>false</LinksUpToDate>
  <CharactersWithSpaces>26870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HowTo – Create a Hash-Plug-in for Cryptool 2</dc:title>
  <dc:subject/>
  <dc:creator>Sebek</dc:creator>
  <cp:keywords/>
  <dc:description/>
  <cp:lastModifiedBy>Matthäus Wander</cp:lastModifiedBy>
  <cp:revision>311</cp:revision>
  <cp:lastPrinted>2008-03-26T13:01:00Z</cp:lastPrinted>
  <dcterms:created xsi:type="dcterms:W3CDTF">2008-03-26T18:35:00Z</dcterms:created>
  <dcterms:modified xsi:type="dcterms:W3CDTF">2009-07-09T14:51:00Z</dcterms:modified>
</cp:coreProperties>
</file>